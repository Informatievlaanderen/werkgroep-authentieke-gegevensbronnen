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B4F77" w14:textId="77777777" w:rsidR="0017350B" w:rsidRPr="00495EAA" w:rsidRDefault="00315104" w:rsidP="00BC4EE1">
      <w:pPr>
        <w:pStyle w:val="Plattetekst"/>
        <w:jc w:val="both"/>
        <w:rPr>
          <w:rFonts w:ascii="Times New Roman"/>
          <w:sz w:val="20"/>
          <w:lang w:val="nl-BE"/>
        </w:rPr>
      </w:pPr>
      <w:r>
        <w:rPr>
          <w:noProof/>
          <w:lang w:val="nl-BE"/>
        </w:rPr>
        <mc:AlternateContent>
          <mc:Choice Requires="wpg">
            <w:drawing>
              <wp:anchor distT="0" distB="0" distL="114300" distR="114300" simplePos="0" relativeHeight="251658242" behindDoc="1" locked="0" layoutInCell="1" allowOverlap="1" wp14:anchorId="777E0716" wp14:editId="38E2DB3E">
                <wp:simplePos x="0" y="0"/>
                <wp:positionH relativeFrom="page">
                  <wp:posOffset>0</wp:posOffset>
                </wp:positionH>
                <wp:positionV relativeFrom="page">
                  <wp:posOffset>1260475</wp:posOffset>
                </wp:positionV>
                <wp:extent cx="7560945" cy="9432290"/>
                <wp:effectExtent l="0" t="3175" r="1905" b="0"/>
                <wp:wrapNone/>
                <wp:docPr id="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9432290"/>
                          <a:chOff x="0" y="1985"/>
                          <a:chExt cx="11907" cy="14854"/>
                        </a:xfrm>
                      </wpg:grpSpPr>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92" y="14374"/>
                            <a:ext cx="1842" cy="8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985"/>
                            <a:ext cx="11906" cy="148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016"/>
                            <a:ext cx="11906" cy="148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8FA6DC5" id="Group 38" o:spid="_x0000_s1026" style="position:absolute;margin-left:0;margin-top:99.25pt;width:595.35pt;height:742.7pt;z-index:-39280;mso-position-horizontal-relative:page;mso-position-vertical-relative:page" coordorigin=",1985" coordsize="11907,14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FQ8s&#10;LgAACERJREFU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K927FgAAAAAYJC/9TD2FEY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left:792;top:14374;width:1842;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">
                  <v:imagedata r:id="rId14" o:title=""/>
                </v:shape>
                <v:shape id="Picture 40" o:spid="_x0000_s1028" type="#_x0000_t75" style="position:absolute;top:1985;width:11906;height:14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">
                  <v:imagedata r:id="rId15" o:title=""/>
                </v:shape>
                <v:shape id="Picture 39" o:spid="_x0000_s1029" type="#_x0000_t75" style="position:absolute;top:2016;width:11906;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">
                  <v:imagedata r:id="rId16" o:title=""/>
                </v:shape>
                <w10:wrap anchorx="page" anchory="page"/>
              </v:group>
            </w:pict>
          </mc:Fallback>
        </mc:AlternateContent>
      </w:r>
    </w:p>
    <w:p w14:paraId="46345FE6" w14:textId="77777777" w:rsidR="0017350B" w:rsidRPr="00495EAA" w:rsidRDefault="0017350B" w:rsidP="00BC4EE1">
      <w:pPr>
        <w:pStyle w:val="Plattetekst"/>
        <w:jc w:val="both"/>
        <w:rPr>
          <w:rFonts w:ascii="Times New Roman"/>
          <w:sz w:val="20"/>
          <w:lang w:val="nl-BE"/>
        </w:rPr>
      </w:pPr>
    </w:p>
    <w:p w14:paraId="624FC1F6" w14:textId="77777777" w:rsidR="0017350B" w:rsidRPr="00495EAA" w:rsidRDefault="0017350B" w:rsidP="00BC4EE1">
      <w:pPr>
        <w:pStyle w:val="Plattetekst"/>
        <w:spacing w:before="10"/>
        <w:jc w:val="both"/>
        <w:rPr>
          <w:rFonts w:ascii="Times New Roman"/>
          <w:sz w:val="19"/>
          <w:lang w:val="nl-BE"/>
        </w:rPr>
      </w:pPr>
    </w:p>
    <w:p w14:paraId="28D0D82E" w14:textId="77777777" w:rsidR="0017350B" w:rsidRPr="00766AD0" w:rsidRDefault="000C0468" w:rsidP="2E926AA2">
      <w:pPr>
        <w:spacing w:before="35"/>
        <w:jc w:val="both"/>
        <w:rPr>
          <w:sz w:val="32"/>
          <w:szCs w:val="32"/>
          <w:lang w:val="nl-BE"/>
        </w:rPr>
      </w:pPr>
      <w:r w:rsidRPr="00495EAA">
        <w:rPr>
          <w:noProof/>
        </w:rPr>
        <w:drawing>
          <wp:anchor distT="0" distB="0" distL="0" distR="0" simplePos="0" relativeHeight="251658241" behindDoc="0" locked="0" layoutInCell="1" allowOverlap="1" wp14:anchorId="7201A3ED" wp14:editId="43FAA319">
            <wp:simplePos x="0" y="0"/>
            <wp:positionH relativeFrom="page">
              <wp:posOffset>502919</wp:posOffset>
            </wp:positionH>
            <wp:positionV relativeFrom="paragraph">
              <wp:posOffset>-442031</wp:posOffset>
            </wp:positionV>
            <wp:extent cx="3210814" cy="657859"/>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7" cstate="print"/>
                    <a:stretch>
                      <a:fillRect/>
                    </a:stretch>
                  </pic:blipFill>
                  <pic:spPr>
                    <a:xfrm>
                      <a:off x="0" y="0"/>
                      <a:ext cx="3210814" cy="657859"/>
                    </a:xfrm>
                    <a:prstGeom prst="rect">
                      <a:avLst/>
                    </a:prstGeom>
                  </pic:spPr>
                </pic:pic>
              </a:graphicData>
            </a:graphic>
          </wp:anchor>
        </w:drawing>
      </w:r>
      <w:r w:rsidRPr="00766AD0">
        <w:rPr>
          <w:b/>
          <w:bCs/>
          <w:color w:val="FFF100"/>
          <w:sz w:val="32"/>
          <w:szCs w:val="32"/>
          <w:lang w:val="nl-BE"/>
        </w:rPr>
        <w:t xml:space="preserve">/// </w:t>
      </w:r>
      <w:r w:rsidRPr="00766AD0">
        <w:rPr>
          <w:sz w:val="32"/>
          <w:szCs w:val="32"/>
          <w:lang w:val="nl-BE"/>
        </w:rPr>
        <w:t>Rapport</w:t>
      </w:r>
    </w:p>
    <w:p w14:paraId="6F022012" w14:textId="77777777" w:rsidR="0017350B" w:rsidRPr="00495EAA" w:rsidRDefault="0017350B" w:rsidP="00BC4EE1">
      <w:pPr>
        <w:pStyle w:val="Plattetekst"/>
        <w:jc w:val="both"/>
        <w:rPr>
          <w:sz w:val="20"/>
          <w:lang w:val="nl-BE"/>
        </w:rPr>
      </w:pPr>
    </w:p>
    <w:p w14:paraId="3F9537B1" w14:textId="77777777" w:rsidR="0017350B" w:rsidRPr="00495EAA" w:rsidRDefault="0017350B" w:rsidP="00BC4EE1">
      <w:pPr>
        <w:pStyle w:val="Plattetekst"/>
        <w:jc w:val="both"/>
        <w:rPr>
          <w:sz w:val="20"/>
          <w:lang w:val="nl-BE"/>
        </w:rPr>
      </w:pPr>
    </w:p>
    <w:p w14:paraId="5A866388" w14:textId="77777777" w:rsidR="0017350B" w:rsidRPr="00495EAA" w:rsidRDefault="0017350B" w:rsidP="00BC4EE1">
      <w:pPr>
        <w:pStyle w:val="Plattetekst"/>
        <w:jc w:val="both"/>
        <w:rPr>
          <w:sz w:val="20"/>
          <w:lang w:val="nl-BE"/>
        </w:rPr>
      </w:pPr>
    </w:p>
    <w:p w14:paraId="70A53743" w14:textId="77777777" w:rsidR="0017350B" w:rsidRPr="00495EAA" w:rsidRDefault="0017350B" w:rsidP="00BC4EE1">
      <w:pPr>
        <w:pStyle w:val="Plattetekst"/>
        <w:jc w:val="both"/>
        <w:rPr>
          <w:sz w:val="20"/>
          <w:lang w:val="nl-BE"/>
        </w:rPr>
      </w:pPr>
    </w:p>
    <w:p w14:paraId="0D4603E6" w14:textId="77777777" w:rsidR="0017350B" w:rsidRPr="00495EAA" w:rsidRDefault="0017350B" w:rsidP="00BC4EE1">
      <w:pPr>
        <w:pStyle w:val="Plattetekst"/>
        <w:jc w:val="both"/>
        <w:rPr>
          <w:sz w:val="20"/>
          <w:lang w:val="nl-BE"/>
        </w:rPr>
      </w:pPr>
    </w:p>
    <w:p w14:paraId="52103A16" w14:textId="77777777" w:rsidR="0017350B" w:rsidRPr="00495EAA" w:rsidRDefault="0017350B" w:rsidP="00BC4EE1">
      <w:pPr>
        <w:pStyle w:val="Plattetekst"/>
        <w:jc w:val="both"/>
        <w:rPr>
          <w:sz w:val="20"/>
          <w:lang w:val="nl-BE"/>
        </w:rPr>
      </w:pPr>
    </w:p>
    <w:p w14:paraId="53914C49" w14:textId="77777777" w:rsidR="0017350B" w:rsidRPr="00495EAA" w:rsidRDefault="0017350B" w:rsidP="00BC4EE1">
      <w:pPr>
        <w:pStyle w:val="Plattetekst"/>
        <w:jc w:val="both"/>
        <w:rPr>
          <w:sz w:val="20"/>
          <w:lang w:val="nl-BE"/>
        </w:rPr>
      </w:pPr>
    </w:p>
    <w:p w14:paraId="082874C0" w14:textId="77777777" w:rsidR="0017350B" w:rsidRPr="00495EAA" w:rsidRDefault="0017350B" w:rsidP="00BC4EE1">
      <w:pPr>
        <w:pStyle w:val="Plattetekst"/>
        <w:jc w:val="both"/>
        <w:rPr>
          <w:sz w:val="20"/>
          <w:lang w:val="nl-BE"/>
        </w:rPr>
      </w:pPr>
    </w:p>
    <w:p w14:paraId="13139044" w14:textId="77777777" w:rsidR="0017350B" w:rsidRPr="00495EAA" w:rsidRDefault="0017350B" w:rsidP="00BC4EE1">
      <w:pPr>
        <w:pStyle w:val="Plattetekst"/>
        <w:jc w:val="both"/>
        <w:rPr>
          <w:sz w:val="20"/>
          <w:lang w:val="nl-BE"/>
        </w:rPr>
      </w:pPr>
    </w:p>
    <w:p w14:paraId="7092421D" w14:textId="77777777" w:rsidR="0017350B" w:rsidRPr="00495EAA" w:rsidRDefault="0017350B" w:rsidP="00BC4EE1">
      <w:pPr>
        <w:pStyle w:val="Plattetekst"/>
        <w:jc w:val="both"/>
        <w:rPr>
          <w:sz w:val="20"/>
          <w:lang w:val="nl-BE"/>
        </w:rPr>
      </w:pPr>
    </w:p>
    <w:p w14:paraId="35FF4254" w14:textId="77777777" w:rsidR="0017350B" w:rsidRPr="00495EAA" w:rsidRDefault="0017350B" w:rsidP="00BC4EE1">
      <w:pPr>
        <w:pStyle w:val="Plattetekst"/>
        <w:jc w:val="both"/>
        <w:rPr>
          <w:sz w:val="20"/>
          <w:lang w:val="nl-BE"/>
        </w:rPr>
      </w:pPr>
    </w:p>
    <w:p w14:paraId="1CA06AA8" w14:textId="77777777" w:rsidR="0017350B" w:rsidRPr="00495EAA" w:rsidRDefault="0017350B" w:rsidP="00BC4EE1">
      <w:pPr>
        <w:pStyle w:val="Plattetekst"/>
        <w:jc w:val="both"/>
        <w:rPr>
          <w:sz w:val="20"/>
          <w:lang w:val="nl-BE"/>
        </w:rPr>
      </w:pPr>
    </w:p>
    <w:p w14:paraId="51287636" w14:textId="77777777" w:rsidR="0017350B" w:rsidRPr="00495EAA" w:rsidRDefault="0017350B" w:rsidP="00BC4EE1">
      <w:pPr>
        <w:pStyle w:val="Plattetekst"/>
        <w:jc w:val="both"/>
        <w:rPr>
          <w:sz w:val="20"/>
          <w:lang w:val="nl-BE"/>
        </w:rPr>
      </w:pPr>
    </w:p>
    <w:p w14:paraId="184BE4E3" w14:textId="77777777" w:rsidR="0017350B" w:rsidRPr="00495EAA" w:rsidRDefault="0017350B" w:rsidP="00BC4EE1">
      <w:pPr>
        <w:pStyle w:val="Plattetekst"/>
        <w:jc w:val="both"/>
        <w:rPr>
          <w:sz w:val="20"/>
          <w:lang w:val="nl-BE"/>
        </w:rPr>
      </w:pPr>
    </w:p>
    <w:p w14:paraId="3298A831" w14:textId="77777777" w:rsidR="0017350B" w:rsidRPr="00495EAA" w:rsidRDefault="0017350B" w:rsidP="00BC4EE1">
      <w:pPr>
        <w:pStyle w:val="Plattetekst"/>
        <w:jc w:val="both"/>
        <w:rPr>
          <w:sz w:val="20"/>
          <w:lang w:val="nl-BE"/>
        </w:rPr>
      </w:pPr>
    </w:p>
    <w:p w14:paraId="25791D78" w14:textId="77777777" w:rsidR="0017350B" w:rsidRPr="00495EAA" w:rsidRDefault="0017350B" w:rsidP="00BC4EE1">
      <w:pPr>
        <w:pStyle w:val="Plattetekst"/>
        <w:jc w:val="both"/>
        <w:rPr>
          <w:sz w:val="20"/>
          <w:lang w:val="nl-BE"/>
        </w:rPr>
      </w:pPr>
    </w:p>
    <w:p w14:paraId="326C4AE1" w14:textId="77777777" w:rsidR="0017350B" w:rsidRPr="00495EAA" w:rsidRDefault="0017350B" w:rsidP="00BC4EE1">
      <w:pPr>
        <w:pStyle w:val="Plattetekst"/>
        <w:spacing w:before="6"/>
        <w:jc w:val="both"/>
        <w:rPr>
          <w:sz w:val="18"/>
          <w:lang w:val="nl-BE"/>
        </w:rPr>
      </w:pPr>
    </w:p>
    <w:p w14:paraId="7F815BBF" w14:textId="77777777" w:rsidR="0017350B" w:rsidRPr="00766AD0" w:rsidRDefault="2E926AA2" w:rsidP="2E926AA2">
      <w:pPr>
        <w:ind w:left="1560"/>
        <w:jc w:val="right"/>
        <w:rPr>
          <w:b/>
          <w:bCs/>
          <w:sz w:val="72"/>
          <w:szCs w:val="72"/>
          <w:lang w:val="nl-BE"/>
        </w:rPr>
      </w:pPr>
      <w:r w:rsidRPr="2E926AA2">
        <w:rPr>
          <w:b/>
          <w:bCs/>
          <w:sz w:val="72"/>
          <w:szCs w:val="72"/>
          <w:lang w:val="nl-BE"/>
        </w:rPr>
        <w:t>ERKENNINGSPROCEDURE VAN AUTHENTIEKE GEGEVENSBRONNEN</w:t>
      </w:r>
    </w:p>
    <w:p w14:paraId="20A9AF91" w14:textId="77777777" w:rsidR="0017350B" w:rsidRPr="00495EAA" w:rsidRDefault="0017350B" w:rsidP="00BC4EE1">
      <w:pPr>
        <w:pStyle w:val="Plattetekst"/>
        <w:spacing w:before="9"/>
        <w:jc w:val="both"/>
        <w:rPr>
          <w:b/>
          <w:sz w:val="69"/>
          <w:lang w:val="nl-BE"/>
        </w:rPr>
      </w:pPr>
    </w:p>
    <w:p w14:paraId="28C106D9" w14:textId="77777777" w:rsidR="0017350B" w:rsidRPr="00766AD0" w:rsidRDefault="007C404D" w:rsidP="2E926AA2">
      <w:pPr>
        <w:spacing w:before="1"/>
        <w:jc w:val="right"/>
        <w:rPr>
          <w:sz w:val="48"/>
          <w:szCs w:val="48"/>
          <w:lang w:val="nl-BE"/>
        </w:rPr>
      </w:pPr>
      <w:r>
        <w:rPr>
          <w:color w:val="666666"/>
          <w:sz w:val="48"/>
          <w:szCs w:val="48"/>
          <w:lang w:val="nl-BE"/>
        </w:rPr>
        <w:t>Versie/// 0.12</w:t>
      </w:r>
    </w:p>
    <w:p w14:paraId="10307D04" w14:textId="77777777" w:rsidR="0017350B" w:rsidRPr="00766AD0" w:rsidRDefault="2E926AA2" w:rsidP="2E926AA2">
      <w:pPr>
        <w:spacing w:before="59"/>
        <w:jc w:val="right"/>
        <w:rPr>
          <w:sz w:val="48"/>
          <w:szCs w:val="48"/>
          <w:lang w:val="fr-BE"/>
        </w:rPr>
      </w:pPr>
      <w:r w:rsidRPr="2E926AA2">
        <w:rPr>
          <w:color w:val="666666"/>
          <w:sz w:val="48"/>
          <w:szCs w:val="48"/>
          <w:lang w:val="fr-BE"/>
        </w:rPr>
        <w:t>Publicatiedatum/// … 2018</w:t>
      </w:r>
    </w:p>
    <w:p w14:paraId="2F38AF30" w14:textId="77777777" w:rsidR="0017350B" w:rsidRPr="00766AD0" w:rsidRDefault="0017350B" w:rsidP="00BC4EE1">
      <w:pPr>
        <w:pStyle w:val="Plattetekst"/>
        <w:jc w:val="both"/>
        <w:rPr>
          <w:sz w:val="20"/>
          <w:lang w:val="fr-BE"/>
        </w:rPr>
      </w:pPr>
    </w:p>
    <w:p w14:paraId="2CA588C6" w14:textId="77777777" w:rsidR="0017350B" w:rsidRPr="00766AD0" w:rsidRDefault="0017350B" w:rsidP="00BC4EE1">
      <w:pPr>
        <w:pStyle w:val="Plattetekst"/>
        <w:jc w:val="both"/>
        <w:rPr>
          <w:sz w:val="20"/>
          <w:lang w:val="fr-BE"/>
        </w:rPr>
      </w:pPr>
    </w:p>
    <w:p w14:paraId="657CE094" w14:textId="77777777" w:rsidR="0017350B" w:rsidRPr="00766AD0" w:rsidRDefault="0017350B" w:rsidP="00BC4EE1">
      <w:pPr>
        <w:pStyle w:val="Plattetekst"/>
        <w:jc w:val="both"/>
        <w:rPr>
          <w:sz w:val="20"/>
          <w:lang w:val="fr-BE"/>
        </w:rPr>
      </w:pPr>
    </w:p>
    <w:p w14:paraId="02C08701" w14:textId="77777777" w:rsidR="0017350B" w:rsidRPr="00766AD0" w:rsidRDefault="0017350B" w:rsidP="00BC4EE1">
      <w:pPr>
        <w:pStyle w:val="Plattetekst"/>
        <w:jc w:val="both"/>
        <w:rPr>
          <w:sz w:val="20"/>
          <w:lang w:val="fr-BE"/>
        </w:rPr>
      </w:pPr>
    </w:p>
    <w:p w14:paraId="2F07E0CB" w14:textId="77777777" w:rsidR="0017350B" w:rsidRPr="00766AD0" w:rsidRDefault="0017350B" w:rsidP="00BC4EE1">
      <w:pPr>
        <w:pStyle w:val="Plattetekst"/>
        <w:jc w:val="both"/>
        <w:rPr>
          <w:sz w:val="20"/>
          <w:lang w:val="fr-BE"/>
        </w:rPr>
      </w:pPr>
    </w:p>
    <w:p w14:paraId="5C47A4C3" w14:textId="77777777" w:rsidR="0017350B" w:rsidRPr="00766AD0" w:rsidRDefault="0017350B" w:rsidP="00BC4EE1">
      <w:pPr>
        <w:pStyle w:val="Plattetekst"/>
        <w:jc w:val="both"/>
        <w:rPr>
          <w:sz w:val="20"/>
          <w:lang w:val="fr-BE"/>
        </w:rPr>
      </w:pPr>
    </w:p>
    <w:p w14:paraId="4388B597" w14:textId="77777777" w:rsidR="0017350B" w:rsidRPr="00766AD0" w:rsidRDefault="0017350B" w:rsidP="00BC4EE1">
      <w:pPr>
        <w:pStyle w:val="Plattetekst"/>
        <w:jc w:val="both"/>
        <w:rPr>
          <w:sz w:val="20"/>
          <w:lang w:val="fr-BE"/>
        </w:rPr>
      </w:pPr>
    </w:p>
    <w:p w14:paraId="6EAB3925" w14:textId="77777777" w:rsidR="0017350B" w:rsidRPr="00766AD0" w:rsidRDefault="0017350B" w:rsidP="00BC4EE1">
      <w:pPr>
        <w:pStyle w:val="Plattetekst"/>
        <w:jc w:val="both"/>
        <w:rPr>
          <w:sz w:val="20"/>
          <w:lang w:val="fr-BE"/>
        </w:rPr>
      </w:pPr>
    </w:p>
    <w:p w14:paraId="39BC31BC" w14:textId="77777777" w:rsidR="0017350B" w:rsidRPr="00766AD0" w:rsidRDefault="0017350B" w:rsidP="00BC4EE1">
      <w:pPr>
        <w:pStyle w:val="Plattetekst"/>
        <w:jc w:val="both"/>
        <w:rPr>
          <w:sz w:val="20"/>
          <w:lang w:val="fr-BE"/>
        </w:rPr>
      </w:pPr>
    </w:p>
    <w:p w14:paraId="03CCC55A" w14:textId="77777777" w:rsidR="0017350B" w:rsidRPr="00766AD0" w:rsidRDefault="0017350B" w:rsidP="00BC4EE1">
      <w:pPr>
        <w:pStyle w:val="Plattetekst"/>
        <w:jc w:val="both"/>
        <w:rPr>
          <w:sz w:val="20"/>
          <w:lang w:val="fr-BE"/>
        </w:rPr>
      </w:pPr>
    </w:p>
    <w:p w14:paraId="61BBCF2E" w14:textId="77777777" w:rsidR="0017350B" w:rsidRPr="00766AD0" w:rsidRDefault="0017350B" w:rsidP="00BC4EE1">
      <w:pPr>
        <w:pStyle w:val="Plattetekst"/>
        <w:jc w:val="both"/>
        <w:rPr>
          <w:sz w:val="20"/>
          <w:lang w:val="fr-BE"/>
        </w:rPr>
      </w:pPr>
    </w:p>
    <w:p w14:paraId="7D080E78" w14:textId="77777777" w:rsidR="0017350B" w:rsidRPr="00766AD0" w:rsidRDefault="0017350B" w:rsidP="00BC4EE1">
      <w:pPr>
        <w:pStyle w:val="Plattetekst"/>
        <w:jc w:val="both"/>
        <w:rPr>
          <w:sz w:val="20"/>
          <w:lang w:val="fr-BE"/>
        </w:rPr>
      </w:pPr>
    </w:p>
    <w:p w14:paraId="39200DFA" w14:textId="77777777" w:rsidR="0017350B" w:rsidRPr="00766AD0" w:rsidRDefault="0017350B" w:rsidP="00BC4EE1">
      <w:pPr>
        <w:pStyle w:val="Plattetekst"/>
        <w:jc w:val="both"/>
        <w:rPr>
          <w:sz w:val="20"/>
          <w:lang w:val="fr-BE"/>
        </w:rPr>
      </w:pPr>
    </w:p>
    <w:p w14:paraId="1DC4F761" w14:textId="77777777" w:rsidR="0017350B" w:rsidRPr="00766AD0" w:rsidRDefault="0017350B" w:rsidP="00BC4EE1">
      <w:pPr>
        <w:pStyle w:val="Plattetekst"/>
        <w:jc w:val="both"/>
        <w:rPr>
          <w:sz w:val="20"/>
          <w:lang w:val="fr-BE"/>
        </w:rPr>
      </w:pPr>
    </w:p>
    <w:p w14:paraId="285309A0" w14:textId="77777777" w:rsidR="0017350B" w:rsidRPr="00766AD0" w:rsidRDefault="0017350B" w:rsidP="00BC4EE1">
      <w:pPr>
        <w:pStyle w:val="Plattetekst"/>
        <w:jc w:val="both"/>
        <w:rPr>
          <w:sz w:val="20"/>
          <w:lang w:val="fr-BE"/>
        </w:rPr>
      </w:pPr>
    </w:p>
    <w:p w14:paraId="14A4FA3F" w14:textId="77777777" w:rsidR="0017350B" w:rsidRPr="00766AD0" w:rsidRDefault="0017350B" w:rsidP="00BC4EE1">
      <w:pPr>
        <w:pStyle w:val="Plattetekst"/>
        <w:jc w:val="both"/>
        <w:rPr>
          <w:sz w:val="20"/>
          <w:lang w:val="fr-BE"/>
        </w:rPr>
      </w:pPr>
    </w:p>
    <w:p w14:paraId="1821026E" w14:textId="77777777" w:rsidR="0017350B" w:rsidRPr="00766AD0" w:rsidRDefault="0017350B" w:rsidP="00BC4EE1">
      <w:pPr>
        <w:pStyle w:val="Plattetekst"/>
        <w:spacing w:before="11"/>
        <w:jc w:val="both"/>
        <w:rPr>
          <w:sz w:val="25"/>
          <w:lang w:val="fr-BE"/>
        </w:rPr>
      </w:pPr>
    </w:p>
    <w:p w14:paraId="4566EAA3" w14:textId="77777777" w:rsidR="0017350B" w:rsidRPr="00766AD0" w:rsidRDefault="00942738" w:rsidP="00766AD0">
      <w:pPr>
        <w:spacing w:before="68"/>
        <w:jc w:val="both"/>
        <w:rPr>
          <w:sz w:val="16"/>
          <w:szCs w:val="16"/>
          <w:lang w:val="fr-BE"/>
        </w:rPr>
      </w:pPr>
      <w:hyperlink r:id="rId18">
        <w:r w:rsidR="000C0468" w:rsidRPr="00766AD0">
          <w:rPr>
            <w:sz w:val="16"/>
            <w:szCs w:val="16"/>
            <w:lang w:val="fr-BE"/>
          </w:rPr>
          <w:t>www.vlaanderen.be/informatievlaanderen</w:t>
        </w:r>
      </w:hyperlink>
    </w:p>
    <w:p w14:paraId="18443D4B" w14:textId="77777777" w:rsidR="0017350B" w:rsidRPr="00766AD0" w:rsidRDefault="0017350B" w:rsidP="00BC4EE1">
      <w:pPr>
        <w:jc w:val="both"/>
        <w:rPr>
          <w:sz w:val="16"/>
          <w:lang w:val="fr-BE"/>
        </w:rPr>
        <w:sectPr w:rsidR="0017350B" w:rsidRPr="00766AD0">
          <w:headerReference w:type="default" r:id="rId19"/>
          <w:footerReference w:type="default" r:id="rId20"/>
          <w:type w:val="continuous"/>
          <w:pgSz w:w="11910" w:h="16840"/>
          <w:pgMar w:top="840" w:right="900" w:bottom="280" w:left="680" w:header="720" w:footer="720" w:gutter="0"/>
          <w:cols w:space="720"/>
        </w:sectPr>
      </w:pPr>
    </w:p>
    <w:p w14:paraId="0CF02411" w14:textId="77777777" w:rsidR="0017350B" w:rsidRPr="00766AD0" w:rsidRDefault="0017350B" w:rsidP="00BC4EE1">
      <w:pPr>
        <w:pStyle w:val="Plattetekst"/>
        <w:spacing w:before="10"/>
        <w:jc w:val="both"/>
        <w:rPr>
          <w:sz w:val="13"/>
          <w:lang w:val="fr-BE"/>
        </w:rPr>
      </w:pPr>
    </w:p>
    <w:p w14:paraId="73A44E07" w14:textId="77777777" w:rsidR="0017350B" w:rsidRPr="00766AD0" w:rsidRDefault="2E926AA2" w:rsidP="2E926AA2">
      <w:pPr>
        <w:spacing w:before="35"/>
        <w:jc w:val="both"/>
        <w:rPr>
          <w:sz w:val="32"/>
          <w:szCs w:val="32"/>
          <w:lang w:val="fr-BE"/>
        </w:rPr>
      </w:pPr>
      <w:r w:rsidRPr="2E926AA2">
        <w:rPr>
          <w:color w:val="BEB500"/>
          <w:sz w:val="32"/>
          <w:szCs w:val="32"/>
          <w:lang w:val="fr-BE"/>
        </w:rPr>
        <w:t>Inhoudstafel</w:t>
      </w:r>
    </w:p>
    <w:sdt>
      <w:sdtPr>
        <w:rPr>
          <w:rFonts w:ascii="Calibri" w:eastAsia="Calibri" w:hAnsi="Calibri" w:cs="Calibri"/>
          <w:color w:val="auto"/>
          <w:sz w:val="22"/>
          <w:szCs w:val="22"/>
          <w:lang w:val="nl-BE"/>
        </w:rPr>
        <w:id w:val="-123460742"/>
        <w:docPartObj>
          <w:docPartGallery w:val="Table of Contents"/>
          <w:docPartUnique/>
        </w:docPartObj>
      </w:sdtPr>
      <w:sdtEndPr>
        <w:rPr>
          <w:b/>
          <w:bCs/>
          <w:noProof/>
        </w:rPr>
      </w:sdtEndPr>
      <w:sdtContent>
        <w:p w14:paraId="0152690B" w14:textId="77777777" w:rsidR="006B2FC4" w:rsidRPr="00495EAA" w:rsidRDefault="006B2FC4" w:rsidP="00BC4EE1">
          <w:pPr>
            <w:pStyle w:val="Kopvaninhoudsopgave"/>
            <w:jc w:val="both"/>
            <w:rPr>
              <w:lang w:val="nl-BE"/>
            </w:rPr>
          </w:pPr>
        </w:p>
        <w:p w14:paraId="51948045" w14:textId="77777777" w:rsidR="0002204A" w:rsidRDefault="006B2FC4">
          <w:pPr>
            <w:pStyle w:val="Inhopg1"/>
            <w:tabs>
              <w:tab w:val="left" w:pos="663"/>
              <w:tab w:val="right" w:leader="dot" w:pos="10540"/>
            </w:tabs>
            <w:rPr>
              <w:rFonts w:asciiTheme="minorHAnsi" w:eastAsiaTheme="minorEastAsia" w:hAnsiTheme="minorHAnsi" w:cstheme="minorBidi"/>
              <w:noProof/>
            </w:rPr>
          </w:pPr>
          <w:r w:rsidRPr="00495EAA">
            <w:rPr>
              <w:lang w:val="nl-BE"/>
            </w:rPr>
            <w:fldChar w:fldCharType="begin"/>
          </w:r>
          <w:r w:rsidRPr="00495EAA">
            <w:rPr>
              <w:lang w:val="nl-BE"/>
            </w:rPr>
            <w:instrText xml:space="preserve"> TOC \o "1-3" \h \z \u </w:instrText>
          </w:r>
          <w:r w:rsidRPr="00495EAA">
            <w:rPr>
              <w:lang w:val="nl-BE"/>
            </w:rPr>
            <w:fldChar w:fldCharType="separate"/>
          </w:r>
          <w:hyperlink w:anchor="_Toc523153241" w:history="1">
            <w:r w:rsidR="0002204A" w:rsidRPr="005E4821">
              <w:rPr>
                <w:rStyle w:val="Hyperlink"/>
                <w:noProof/>
                <w:spacing w:val="-2"/>
                <w:lang w:val="nl-BE"/>
              </w:rPr>
              <w:t>1.</w:t>
            </w:r>
            <w:r w:rsidR="0002204A">
              <w:rPr>
                <w:rFonts w:asciiTheme="minorHAnsi" w:eastAsiaTheme="minorEastAsia" w:hAnsiTheme="minorHAnsi" w:cstheme="minorBidi"/>
                <w:noProof/>
              </w:rPr>
              <w:tab/>
            </w:r>
            <w:r w:rsidR="0002204A" w:rsidRPr="005E4821">
              <w:rPr>
                <w:rStyle w:val="Hyperlink"/>
                <w:noProof/>
                <w:lang w:val="nl-BE"/>
              </w:rPr>
              <w:t>OVER DIT</w:t>
            </w:r>
            <w:r w:rsidR="0002204A" w:rsidRPr="005E4821">
              <w:rPr>
                <w:rStyle w:val="Hyperlink"/>
                <w:noProof/>
                <w:spacing w:val="-8"/>
                <w:lang w:val="nl-BE"/>
              </w:rPr>
              <w:t xml:space="preserve"> </w:t>
            </w:r>
            <w:r w:rsidR="0002204A" w:rsidRPr="005E4821">
              <w:rPr>
                <w:rStyle w:val="Hyperlink"/>
                <w:noProof/>
                <w:lang w:val="nl-BE"/>
              </w:rPr>
              <w:t>DOCUMENT</w:t>
            </w:r>
            <w:r w:rsidR="0002204A">
              <w:rPr>
                <w:noProof/>
                <w:webHidden/>
              </w:rPr>
              <w:tab/>
            </w:r>
            <w:r w:rsidR="0002204A">
              <w:rPr>
                <w:noProof/>
                <w:webHidden/>
              </w:rPr>
              <w:fldChar w:fldCharType="begin"/>
            </w:r>
            <w:r w:rsidR="0002204A">
              <w:rPr>
                <w:noProof/>
                <w:webHidden/>
              </w:rPr>
              <w:instrText xml:space="preserve"> PAGEREF _Toc523153241 \h </w:instrText>
            </w:r>
            <w:r w:rsidR="0002204A">
              <w:rPr>
                <w:noProof/>
                <w:webHidden/>
              </w:rPr>
            </w:r>
            <w:r w:rsidR="0002204A">
              <w:rPr>
                <w:noProof/>
                <w:webHidden/>
              </w:rPr>
              <w:fldChar w:fldCharType="separate"/>
            </w:r>
            <w:r w:rsidR="0002204A">
              <w:rPr>
                <w:noProof/>
                <w:webHidden/>
              </w:rPr>
              <w:t>4</w:t>
            </w:r>
            <w:r w:rsidR="0002204A">
              <w:rPr>
                <w:noProof/>
                <w:webHidden/>
              </w:rPr>
              <w:fldChar w:fldCharType="end"/>
            </w:r>
          </w:hyperlink>
        </w:p>
        <w:p w14:paraId="4909B687" w14:textId="77777777" w:rsidR="0002204A" w:rsidRDefault="00942738">
          <w:pPr>
            <w:pStyle w:val="Inhopg1"/>
            <w:tabs>
              <w:tab w:val="left" w:pos="663"/>
              <w:tab w:val="right" w:leader="dot" w:pos="10540"/>
            </w:tabs>
            <w:rPr>
              <w:rFonts w:asciiTheme="minorHAnsi" w:eastAsiaTheme="minorEastAsia" w:hAnsiTheme="minorHAnsi" w:cstheme="minorBidi"/>
              <w:noProof/>
            </w:rPr>
          </w:pPr>
          <w:hyperlink w:anchor="_Toc523153242" w:history="1">
            <w:r w:rsidR="0002204A" w:rsidRPr="005E4821">
              <w:rPr>
                <w:rStyle w:val="Hyperlink"/>
                <w:noProof/>
                <w:spacing w:val="-2"/>
                <w:lang w:val="nl-BE"/>
              </w:rPr>
              <w:t>2.</w:t>
            </w:r>
            <w:r w:rsidR="0002204A">
              <w:rPr>
                <w:rFonts w:asciiTheme="minorHAnsi" w:eastAsiaTheme="minorEastAsia" w:hAnsiTheme="minorHAnsi" w:cstheme="minorBidi"/>
                <w:noProof/>
              </w:rPr>
              <w:tab/>
            </w:r>
            <w:r w:rsidR="0002204A" w:rsidRPr="005E4821">
              <w:rPr>
                <w:rStyle w:val="Hyperlink"/>
                <w:noProof/>
                <w:lang w:val="nl-BE"/>
              </w:rPr>
              <w:t>INLEIDING</w:t>
            </w:r>
            <w:r w:rsidR="0002204A">
              <w:rPr>
                <w:noProof/>
                <w:webHidden/>
              </w:rPr>
              <w:tab/>
            </w:r>
            <w:r w:rsidR="0002204A">
              <w:rPr>
                <w:noProof/>
                <w:webHidden/>
              </w:rPr>
              <w:fldChar w:fldCharType="begin"/>
            </w:r>
            <w:r w:rsidR="0002204A">
              <w:rPr>
                <w:noProof/>
                <w:webHidden/>
              </w:rPr>
              <w:instrText xml:space="preserve"> PAGEREF _Toc523153242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14AC27B8" w14:textId="77777777" w:rsidR="0002204A" w:rsidRDefault="00942738">
          <w:pPr>
            <w:pStyle w:val="Inhopg2"/>
            <w:tabs>
              <w:tab w:val="left" w:pos="880"/>
              <w:tab w:val="right" w:leader="dot" w:pos="10540"/>
            </w:tabs>
            <w:rPr>
              <w:rFonts w:asciiTheme="minorHAnsi" w:eastAsiaTheme="minorEastAsia" w:hAnsiTheme="minorHAnsi" w:cstheme="minorBidi"/>
              <w:noProof/>
            </w:rPr>
          </w:pPr>
          <w:hyperlink w:anchor="_Toc523153243" w:history="1">
            <w:r w:rsidR="0002204A" w:rsidRPr="005E4821">
              <w:rPr>
                <w:rStyle w:val="Hyperlink"/>
                <w:noProof/>
                <w:spacing w:val="-1"/>
                <w:w w:val="99"/>
                <w:lang w:val="nl-BE"/>
              </w:rPr>
              <w:t>2.1</w:t>
            </w:r>
            <w:r w:rsidR="0002204A">
              <w:rPr>
                <w:rFonts w:asciiTheme="minorHAnsi" w:eastAsiaTheme="minorEastAsia" w:hAnsiTheme="minorHAnsi" w:cstheme="minorBidi"/>
                <w:noProof/>
              </w:rPr>
              <w:tab/>
            </w:r>
            <w:r w:rsidR="0002204A" w:rsidRPr="005E4821">
              <w:rPr>
                <w:rStyle w:val="Hyperlink"/>
                <w:noProof/>
                <w:lang w:val="nl-BE"/>
              </w:rPr>
              <w:t>Context</w:t>
            </w:r>
            <w:r w:rsidR="0002204A">
              <w:rPr>
                <w:noProof/>
                <w:webHidden/>
              </w:rPr>
              <w:tab/>
            </w:r>
            <w:r w:rsidR="0002204A">
              <w:rPr>
                <w:noProof/>
                <w:webHidden/>
              </w:rPr>
              <w:fldChar w:fldCharType="begin"/>
            </w:r>
            <w:r w:rsidR="0002204A">
              <w:rPr>
                <w:noProof/>
                <w:webHidden/>
              </w:rPr>
              <w:instrText xml:space="preserve"> PAGEREF _Toc523153243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2B7C8D0B" w14:textId="77777777" w:rsidR="0002204A" w:rsidRDefault="00942738" w:rsidP="008A7829">
          <w:pPr>
            <w:pStyle w:val="Inhopg2"/>
            <w:tabs>
              <w:tab w:val="left" w:pos="880"/>
              <w:tab w:val="right" w:leader="dot" w:pos="10540"/>
            </w:tabs>
            <w:rPr>
              <w:rFonts w:asciiTheme="minorHAnsi" w:eastAsiaTheme="minorEastAsia" w:hAnsiTheme="minorHAnsi" w:cstheme="minorBidi"/>
              <w:noProof/>
            </w:rPr>
          </w:pPr>
          <w:hyperlink w:anchor="_Toc523153244" w:history="1">
            <w:r w:rsidR="0002204A" w:rsidRPr="005E4821">
              <w:rPr>
                <w:rStyle w:val="Hyperlink"/>
                <w:noProof/>
                <w:spacing w:val="-1"/>
                <w:w w:val="99"/>
                <w:lang w:val="nl-BE"/>
              </w:rPr>
              <w:t>2.2</w:t>
            </w:r>
            <w:r w:rsidR="0002204A">
              <w:rPr>
                <w:rFonts w:asciiTheme="minorHAnsi" w:eastAsiaTheme="minorEastAsia" w:hAnsiTheme="minorHAnsi" w:cstheme="minorBidi"/>
                <w:noProof/>
              </w:rPr>
              <w:tab/>
            </w:r>
            <w:r w:rsidR="0002204A" w:rsidRPr="005E4821">
              <w:rPr>
                <w:rStyle w:val="Hyperlink"/>
                <w:noProof/>
                <w:lang w:val="nl-BE"/>
              </w:rPr>
              <w:t>Scope</w:t>
            </w:r>
            <w:r w:rsidR="0002204A">
              <w:rPr>
                <w:noProof/>
                <w:webHidden/>
              </w:rPr>
              <w:tab/>
            </w:r>
            <w:r w:rsidR="0002204A">
              <w:rPr>
                <w:noProof/>
                <w:webHidden/>
              </w:rPr>
              <w:fldChar w:fldCharType="begin"/>
            </w:r>
            <w:r w:rsidR="0002204A">
              <w:rPr>
                <w:noProof/>
                <w:webHidden/>
              </w:rPr>
              <w:instrText xml:space="preserve"> PAGEREF _Toc523153244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hyperlink w:anchor="_Toc523153245" w:history="1">
            <w:r w:rsidR="0002204A" w:rsidRPr="005E4821">
              <w:rPr>
                <w:rStyle w:val="Hyperlink"/>
                <w:noProof/>
                <w:spacing w:val="-2"/>
                <w:lang w:val="nl-BE"/>
              </w:rPr>
              <w:t>3.</w:t>
            </w:r>
            <w:r w:rsidR="0002204A">
              <w:rPr>
                <w:rFonts w:asciiTheme="minorHAnsi" w:eastAsiaTheme="minorEastAsia" w:hAnsiTheme="minorHAnsi" w:cstheme="minorBidi"/>
                <w:noProof/>
              </w:rPr>
              <w:tab/>
            </w:r>
            <w:r w:rsidR="0002204A" w:rsidRPr="005E4821">
              <w:rPr>
                <w:rStyle w:val="Hyperlink"/>
                <w:noProof/>
                <w:lang w:val="nl-BE"/>
              </w:rPr>
              <w:t>DEFINITIE</w:t>
            </w:r>
            <w:r w:rsidR="0002204A">
              <w:rPr>
                <w:noProof/>
                <w:webHidden/>
              </w:rPr>
              <w:tab/>
            </w:r>
            <w:r w:rsidR="0002204A">
              <w:rPr>
                <w:noProof/>
                <w:webHidden/>
              </w:rPr>
              <w:fldChar w:fldCharType="begin"/>
            </w:r>
            <w:r w:rsidR="0002204A">
              <w:rPr>
                <w:noProof/>
                <w:webHidden/>
              </w:rPr>
              <w:instrText xml:space="preserve"> PAGEREF _Toc523153245 \h </w:instrText>
            </w:r>
            <w:r w:rsidR="0002204A">
              <w:rPr>
                <w:noProof/>
                <w:webHidden/>
              </w:rPr>
            </w:r>
            <w:r w:rsidR="0002204A">
              <w:rPr>
                <w:noProof/>
                <w:webHidden/>
              </w:rPr>
              <w:fldChar w:fldCharType="separate"/>
            </w:r>
            <w:r w:rsidR="0002204A">
              <w:rPr>
                <w:noProof/>
                <w:webHidden/>
              </w:rPr>
              <w:t>7</w:t>
            </w:r>
            <w:r w:rsidR="0002204A">
              <w:rPr>
                <w:noProof/>
                <w:webHidden/>
              </w:rPr>
              <w:fldChar w:fldCharType="end"/>
            </w:r>
          </w:hyperlink>
        </w:p>
        <w:p w14:paraId="643BB89C" w14:textId="77777777" w:rsidR="0002204A" w:rsidRDefault="00942738">
          <w:pPr>
            <w:pStyle w:val="Inhopg1"/>
            <w:tabs>
              <w:tab w:val="left" w:pos="663"/>
              <w:tab w:val="right" w:leader="dot" w:pos="10540"/>
            </w:tabs>
            <w:rPr>
              <w:rFonts w:asciiTheme="minorHAnsi" w:eastAsiaTheme="minorEastAsia" w:hAnsiTheme="minorHAnsi" w:cstheme="minorBidi"/>
              <w:noProof/>
            </w:rPr>
          </w:pPr>
          <w:hyperlink w:anchor="_Toc523153246" w:history="1">
            <w:r w:rsidR="0002204A" w:rsidRPr="005E4821">
              <w:rPr>
                <w:rStyle w:val="Hyperlink"/>
                <w:noProof/>
                <w:spacing w:val="-2"/>
                <w:lang w:val="nl-BE"/>
              </w:rPr>
              <w:t>4.</w:t>
            </w:r>
            <w:r w:rsidR="0002204A">
              <w:rPr>
                <w:rFonts w:asciiTheme="minorHAnsi" w:eastAsiaTheme="minorEastAsia" w:hAnsiTheme="minorHAnsi" w:cstheme="minorBidi"/>
                <w:noProof/>
              </w:rPr>
              <w:tab/>
            </w:r>
            <w:r w:rsidR="0002204A" w:rsidRPr="005E4821">
              <w:rPr>
                <w:rStyle w:val="Hyperlink"/>
                <w:noProof/>
                <w:lang w:val="nl-BE"/>
              </w:rPr>
              <w:t>ACTOREN EN VERANTWOORDELIJKHEDEN</w:t>
            </w:r>
            <w:r w:rsidR="0002204A">
              <w:rPr>
                <w:noProof/>
                <w:webHidden/>
              </w:rPr>
              <w:tab/>
            </w:r>
            <w:r w:rsidR="0002204A">
              <w:rPr>
                <w:noProof/>
                <w:webHidden/>
              </w:rPr>
              <w:fldChar w:fldCharType="begin"/>
            </w:r>
            <w:r w:rsidR="0002204A">
              <w:rPr>
                <w:noProof/>
                <w:webHidden/>
              </w:rPr>
              <w:instrText xml:space="preserve"> PAGEREF _Toc523153246 \h </w:instrText>
            </w:r>
            <w:r w:rsidR="0002204A">
              <w:rPr>
                <w:noProof/>
                <w:webHidden/>
              </w:rPr>
            </w:r>
            <w:r w:rsidR="0002204A">
              <w:rPr>
                <w:noProof/>
                <w:webHidden/>
              </w:rPr>
              <w:fldChar w:fldCharType="separate"/>
            </w:r>
            <w:r w:rsidR="0002204A">
              <w:rPr>
                <w:noProof/>
                <w:webHidden/>
              </w:rPr>
              <w:t>9</w:t>
            </w:r>
            <w:r w:rsidR="0002204A">
              <w:rPr>
                <w:noProof/>
                <w:webHidden/>
              </w:rPr>
              <w:fldChar w:fldCharType="end"/>
            </w:r>
          </w:hyperlink>
        </w:p>
        <w:p w14:paraId="62261BCD" w14:textId="77777777" w:rsidR="0002204A" w:rsidRDefault="00942738">
          <w:pPr>
            <w:pStyle w:val="Inhopg1"/>
            <w:tabs>
              <w:tab w:val="left" w:pos="663"/>
              <w:tab w:val="right" w:leader="dot" w:pos="10540"/>
            </w:tabs>
            <w:rPr>
              <w:rFonts w:asciiTheme="minorHAnsi" w:eastAsiaTheme="minorEastAsia" w:hAnsiTheme="minorHAnsi" w:cstheme="minorBidi"/>
              <w:noProof/>
            </w:rPr>
          </w:pPr>
          <w:hyperlink w:anchor="_Toc523153247" w:history="1">
            <w:r w:rsidR="0002204A" w:rsidRPr="005E4821">
              <w:rPr>
                <w:rStyle w:val="Hyperlink"/>
                <w:noProof/>
                <w:spacing w:val="-2"/>
                <w:lang w:val="nl-BE"/>
              </w:rPr>
              <w:t>5.</w:t>
            </w:r>
            <w:r w:rsidR="0002204A">
              <w:rPr>
                <w:rFonts w:asciiTheme="minorHAnsi" w:eastAsiaTheme="minorEastAsia" w:hAnsiTheme="minorHAnsi" w:cstheme="minorBidi"/>
                <w:noProof/>
              </w:rPr>
              <w:tab/>
            </w:r>
            <w:r w:rsidR="0002204A" w:rsidRPr="005E4821">
              <w:rPr>
                <w:rStyle w:val="Hyperlink"/>
                <w:noProof/>
                <w:lang w:val="nl-BE"/>
              </w:rPr>
              <w:t>PROCES</w:t>
            </w:r>
            <w:r w:rsidR="0002204A">
              <w:rPr>
                <w:noProof/>
                <w:webHidden/>
              </w:rPr>
              <w:tab/>
            </w:r>
            <w:r w:rsidR="0002204A">
              <w:rPr>
                <w:noProof/>
                <w:webHidden/>
              </w:rPr>
              <w:fldChar w:fldCharType="begin"/>
            </w:r>
            <w:r w:rsidR="0002204A">
              <w:rPr>
                <w:noProof/>
                <w:webHidden/>
              </w:rPr>
              <w:instrText xml:space="preserve"> PAGEREF _Toc523153247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6B056D39" w14:textId="77777777" w:rsidR="0002204A" w:rsidRDefault="00942738">
          <w:pPr>
            <w:pStyle w:val="Inhopg2"/>
            <w:tabs>
              <w:tab w:val="left" w:pos="880"/>
              <w:tab w:val="right" w:leader="dot" w:pos="10540"/>
            </w:tabs>
            <w:rPr>
              <w:rFonts w:asciiTheme="minorHAnsi" w:eastAsiaTheme="minorEastAsia" w:hAnsiTheme="minorHAnsi" w:cstheme="minorBidi"/>
              <w:noProof/>
            </w:rPr>
          </w:pPr>
          <w:hyperlink w:anchor="_Toc523153248" w:history="1">
            <w:r w:rsidR="0002204A" w:rsidRPr="005E4821">
              <w:rPr>
                <w:rStyle w:val="Hyperlink"/>
                <w:noProof/>
                <w:spacing w:val="-1"/>
                <w:w w:val="99"/>
                <w:lang w:val="nl-BE"/>
              </w:rPr>
              <w:t>5.1</w:t>
            </w:r>
            <w:r w:rsidR="0002204A">
              <w:rPr>
                <w:rFonts w:asciiTheme="minorHAnsi" w:eastAsiaTheme="minorEastAsia" w:hAnsiTheme="minorHAnsi" w:cstheme="minorBidi"/>
                <w:noProof/>
              </w:rPr>
              <w:tab/>
            </w:r>
            <w:r w:rsidR="0002204A" w:rsidRPr="005E4821">
              <w:rPr>
                <w:rStyle w:val="Hyperlink"/>
                <w:noProof/>
                <w:lang w:val="nl-BE"/>
              </w:rPr>
              <w:t>Aanmelden van een gegevensbron</w:t>
            </w:r>
            <w:r w:rsidR="0002204A">
              <w:rPr>
                <w:noProof/>
                <w:webHidden/>
              </w:rPr>
              <w:tab/>
            </w:r>
            <w:r w:rsidR="0002204A">
              <w:rPr>
                <w:noProof/>
                <w:webHidden/>
              </w:rPr>
              <w:fldChar w:fldCharType="begin"/>
            </w:r>
            <w:r w:rsidR="0002204A">
              <w:rPr>
                <w:noProof/>
                <w:webHidden/>
              </w:rPr>
              <w:instrText xml:space="preserve"> PAGEREF _Toc523153248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4A3C172C" w14:textId="77777777" w:rsidR="0002204A" w:rsidRDefault="00942738">
          <w:pPr>
            <w:pStyle w:val="Inhopg2"/>
            <w:tabs>
              <w:tab w:val="left" w:pos="880"/>
              <w:tab w:val="right" w:leader="dot" w:pos="10540"/>
            </w:tabs>
            <w:rPr>
              <w:rFonts w:asciiTheme="minorHAnsi" w:eastAsiaTheme="minorEastAsia" w:hAnsiTheme="minorHAnsi" w:cstheme="minorBidi"/>
              <w:noProof/>
            </w:rPr>
          </w:pPr>
          <w:hyperlink w:anchor="_Toc523153249" w:history="1">
            <w:r w:rsidR="0002204A" w:rsidRPr="005E4821">
              <w:rPr>
                <w:rStyle w:val="Hyperlink"/>
                <w:noProof/>
                <w:spacing w:val="-1"/>
                <w:w w:val="99"/>
                <w:lang w:val="nl-BE"/>
              </w:rPr>
              <w:t>5.2</w:t>
            </w:r>
            <w:r w:rsidR="0002204A">
              <w:rPr>
                <w:rFonts w:asciiTheme="minorHAnsi" w:eastAsiaTheme="minorEastAsia" w:hAnsiTheme="minorHAnsi" w:cstheme="minorBidi"/>
                <w:noProof/>
              </w:rPr>
              <w:tab/>
            </w:r>
            <w:r w:rsidR="0002204A" w:rsidRPr="005E4821">
              <w:rPr>
                <w:rStyle w:val="Hyperlink"/>
                <w:noProof/>
                <w:lang w:val="nl-BE"/>
              </w:rPr>
              <w:t>Erkenning van een authentieke gegevensbron</w:t>
            </w:r>
            <w:r w:rsidR="0002204A">
              <w:rPr>
                <w:noProof/>
                <w:webHidden/>
              </w:rPr>
              <w:tab/>
            </w:r>
            <w:r w:rsidR="0002204A">
              <w:rPr>
                <w:noProof/>
                <w:webHidden/>
              </w:rPr>
              <w:fldChar w:fldCharType="begin"/>
            </w:r>
            <w:r w:rsidR="0002204A">
              <w:rPr>
                <w:noProof/>
                <w:webHidden/>
              </w:rPr>
              <w:instrText xml:space="preserve"> PAGEREF _Toc523153249 \h </w:instrText>
            </w:r>
            <w:r w:rsidR="0002204A">
              <w:rPr>
                <w:noProof/>
                <w:webHidden/>
              </w:rPr>
            </w:r>
            <w:r w:rsidR="0002204A">
              <w:rPr>
                <w:noProof/>
                <w:webHidden/>
              </w:rPr>
              <w:fldChar w:fldCharType="separate"/>
            </w:r>
            <w:r w:rsidR="0002204A">
              <w:rPr>
                <w:noProof/>
                <w:webHidden/>
              </w:rPr>
              <w:t>12</w:t>
            </w:r>
            <w:r w:rsidR="0002204A">
              <w:rPr>
                <w:noProof/>
                <w:webHidden/>
              </w:rPr>
              <w:fldChar w:fldCharType="end"/>
            </w:r>
          </w:hyperlink>
        </w:p>
        <w:p w14:paraId="7E51C960" w14:textId="77777777" w:rsidR="0002204A" w:rsidRDefault="00942738">
          <w:pPr>
            <w:pStyle w:val="Inhopg2"/>
            <w:tabs>
              <w:tab w:val="left" w:pos="880"/>
              <w:tab w:val="right" w:leader="dot" w:pos="10540"/>
            </w:tabs>
            <w:rPr>
              <w:rFonts w:asciiTheme="minorHAnsi" w:eastAsiaTheme="minorEastAsia" w:hAnsiTheme="minorHAnsi" w:cstheme="minorBidi"/>
              <w:noProof/>
            </w:rPr>
          </w:pPr>
          <w:hyperlink w:anchor="_Toc523153250" w:history="1">
            <w:r w:rsidR="0002204A" w:rsidRPr="005E4821">
              <w:rPr>
                <w:rStyle w:val="Hyperlink"/>
                <w:noProof/>
                <w:spacing w:val="-1"/>
                <w:w w:val="99"/>
                <w:lang w:val="nl-BE"/>
              </w:rPr>
              <w:t>5.3</w:t>
            </w:r>
            <w:r w:rsidR="0002204A">
              <w:rPr>
                <w:rFonts w:asciiTheme="minorHAnsi" w:eastAsiaTheme="minorEastAsia" w:hAnsiTheme="minorHAnsi" w:cstheme="minorBidi"/>
                <w:noProof/>
              </w:rPr>
              <w:tab/>
            </w:r>
            <w:r w:rsidR="0002204A" w:rsidRPr="005E4821">
              <w:rPr>
                <w:rStyle w:val="Hyperlink"/>
                <w:noProof/>
                <w:lang w:val="nl-BE"/>
              </w:rPr>
              <w:t>Veranderingsbeheer</w:t>
            </w:r>
            <w:r w:rsidR="0002204A">
              <w:rPr>
                <w:noProof/>
                <w:webHidden/>
              </w:rPr>
              <w:tab/>
            </w:r>
            <w:r w:rsidR="0002204A">
              <w:rPr>
                <w:noProof/>
                <w:webHidden/>
              </w:rPr>
              <w:fldChar w:fldCharType="begin"/>
            </w:r>
            <w:r w:rsidR="0002204A">
              <w:rPr>
                <w:noProof/>
                <w:webHidden/>
              </w:rPr>
              <w:instrText xml:space="preserve"> PAGEREF _Toc523153250 \h </w:instrText>
            </w:r>
            <w:r w:rsidR="0002204A">
              <w:rPr>
                <w:noProof/>
                <w:webHidden/>
              </w:rPr>
            </w:r>
            <w:r w:rsidR="0002204A">
              <w:rPr>
                <w:noProof/>
                <w:webHidden/>
              </w:rPr>
              <w:fldChar w:fldCharType="separate"/>
            </w:r>
            <w:r w:rsidR="0002204A">
              <w:rPr>
                <w:noProof/>
                <w:webHidden/>
              </w:rPr>
              <w:t>14</w:t>
            </w:r>
            <w:r w:rsidR="0002204A">
              <w:rPr>
                <w:noProof/>
                <w:webHidden/>
              </w:rPr>
              <w:fldChar w:fldCharType="end"/>
            </w:r>
          </w:hyperlink>
        </w:p>
        <w:p w14:paraId="22A75246" w14:textId="77777777" w:rsidR="0002204A" w:rsidRDefault="00942738">
          <w:pPr>
            <w:pStyle w:val="Inhopg1"/>
            <w:tabs>
              <w:tab w:val="left" w:pos="663"/>
              <w:tab w:val="right" w:leader="dot" w:pos="10540"/>
            </w:tabs>
            <w:rPr>
              <w:rFonts w:asciiTheme="minorHAnsi" w:eastAsiaTheme="minorEastAsia" w:hAnsiTheme="minorHAnsi" w:cstheme="minorBidi"/>
              <w:noProof/>
            </w:rPr>
          </w:pPr>
          <w:hyperlink w:anchor="_Toc523153251" w:history="1">
            <w:r w:rsidR="0002204A" w:rsidRPr="005E4821">
              <w:rPr>
                <w:rStyle w:val="Hyperlink"/>
                <w:noProof/>
                <w:spacing w:val="-2"/>
                <w:lang w:val="nl-BE"/>
              </w:rPr>
              <w:t>6.</w:t>
            </w:r>
            <w:r w:rsidR="0002204A">
              <w:rPr>
                <w:rFonts w:asciiTheme="minorHAnsi" w:eastAsiaTheme="minorEastAsia" w:hAnsiTheme="minorHAnsi" w:cstheme="minorBidi"/>
                <w:noProof/>
              </w:rPr>
              <w:tab/>
            </w:r>
            <w:r w:rsidR="0002204A" w:rsidRPr="005E4821">
              <w:rPr>
                <w:rStyle w:val="Hyperlink"/>
                <w:noProof/>
                <w:lang w:val="nl-BE"/>
              </w:rPr>
              <w:t>DE LEVENSLOOP VAN EEN AUTHENTIEKE GEGEVENSBRON</w:t>
            </w:r>
            <w:r w:rsidR="0002204A">
              <w:rPr>
                <w:noProof/>
                <w:webHidden/>
              </w:rPr>
              <w:tab/>
            </w:r>
            <w:r w:rsidR="0002204A">
              <w:rPr>
                <w:noProof/>
                <w:webHidden/>
              </w:rPr>
              <w:fldChar w:fldCharType="begin"/>
            </w:r>
            <w:r w:rsidR="0002204A">
              <w:rPr>
                <w:noProof/>
                <w:webHidden/>
              </w:rPr>
              <w:instrText xml:space="preserve"> PAGEREF _Toc523153251 \h </w:instrText>
            </w:r>
            <w:r w:rsidR="0002204A">
              <w:rPr>
                <w:noProof/>
                <w:webHidden/>
              </w:rPr>
            </w:r>
            <w:r w:rsidR="0002204A">
              <w:rPr>
                <w:noProof/>
                <w:webHidden/>
              </w:rPr>
              <w:fldChar w:fldCharType="separate"/>
            </w:r>
            <w:r w:rsidR="0002204A">
              <w:rPr>
                <w:noProof/>
                <w:webHidden/>
              </w:rPr>
              <w:t>17</w:t>
            </w:r>
            <w:r w:rsidR="0002204A">
              <w:rPr>
                <w:noProof/>
                <w:webHidden/>
              </w:rPr>
              <w:fldChar w:fldCharType="end"/>
            </w:r>
          </w:hyperlink>
        </w:p>
        <w:p w14:paraId="080C1E93" w14:textId="77777777" w:rsidR="0002204A" w:rsidRDefault="00942738">
          <w:pPr>
            <w:pStyle w:val="Inhopg1"/>
            <w:tabs>
              <w:tab w:val="left" w:pos="663"/>
              <w:tab w:val="right" w:leader="dot" w:pos="10540"/>
            </w:tabs>
            <w:rPr>
              <w:rFonts w:asciiTheme="minorHAnsi" w:eastAsiaTheme="minorEastAsia" w:hAnsiTheme="minorHAnsi" w:cstheme="minorBidi"/>
              <w:noProof/>
            </w:rPr>
          </w:pPr>
          <w:hyperlink w:anchor="_Toc523153252" w:history="1">
            <w:r w:rsidR="0002204A" w:rsidRPr="005E4821">
              <w:rPr>
                <w:rStyle w:val="Hyperlink"/>
                <w:noProof/>
                <w:spacing w:val="-2"/>
                <w:lang w:val="nl-BE"/>
              </w:rPr>
              <w:t>7.</w:t>
            </w:r>
            <w:r w:rsidR="0002204A">
              <w:rPr>
                <w:rFonts w:asciiTheme="minorHAnsi" w:eastAsiaTheme="minorEastAsia" w:hAnsiTheme="minorHAnsi" w:cstheme="minorBidi"/>
                <w:noProof/>
              </w:rPr>
              <w:tab/>
            </w:r>
            <w:r w:rsidR="0002204A" w:rsidRPr="005E4821">
              <w:rPr>
                <w:rStyle w:val="Hyperlink"/>
                <w:noProof/>
                <w:lang w:val="nl-BE"/>
              </w:rPr>
              <w:t>CRITERIA VOOR HET ERKENNEN VAN AUTHENTIEKE GEGEVENSBRONNEN</w:t>
            </w:r>
            <w:r w:rsidR="0002204A">
              <w:rPr>
                <w:noProof/>
                <w:webHidden/>
              </w:rPr>
              <w:tab/>
            </w:r>
            <w:r w:rsidR="0002204A">
              <w:rPr>
                <w:noProof/>
                <w:webHidden/>
              </w:rPr>
              <w:fldChar w:fldCharType="begin"/>
            </w:r>
            <w:r w:rsidR="0002204A">
              <w:rPr>
                <w:noProof/>
                <w:webHidden/>
              </w:rPr>
              <w:instrText xml:space="preserve"> PAGEREF _Toc523153252 \h </w:instrText>
            </w:r>
            <w:r w:rsidR="0002204A">
              <w:rPr>
                <w:noProof/>
                <w:webHidden/>
              </w:rPr>
            </w:r>
            <w:r w:rsidR="0002204A">
              <w:rPr>
                <w:noProof/>
                <w:webHidden/>
              </w:rPr>
              <w:fldChar w:fldCharType="separate"/>
            </w:r>
            <w:r w:rsidR="0002204A">
              <w:rPr>
                <w:noProof/>
                <w:webHidden/>
              </w:rPr>
              <w:t>18</w:t>
            </w:r>
            <w:r w:rsidR="0002204A">
              <w:rPr>
                <w:noProof/>
                <w:webHidden/>
              </w:rPr>
              <w:fldChar w:fldCharType="end"/>
            </w:r>
          </w:hyperlink>
        </w:p>
        <w:p w14:paraId="53FDAA65" w14:textId="77777777" w:rsidR="0002204A" w:rsidRDefault="00942738">
          <w:pPr>
            <w:pStyle w:val="Inhopg1"/>
            <w:tabs>
              <w:tab w:val="right" w:leader="dot" w:pos="10540"/>
            </w:tabs>
            <w:rPr>
              <w:rFonts w:asciiTheme="minorHAnsi" w:eastAsiaTheme="minorEastAsia" w:hAnsiTheme="minorHAnsi" w:cstheme="minorBidi"/>
              <w:noProof/>
            </w:rPr>
          </w:pPr>
          <w:hyperlink w:anchor="_Toc523153253" w:history="1">
            <w:r w:rsidR="0002204A" w:rsidRPr="005E4821">
              <w:rPr>
                <w:rStyle w:val="Hyperlink"/>
                <w:noProof/>
                <w:lang w:val="nl-BE"/>
              </w:rPr>
              <w:t>APPENDIX A: EVALUATIERAPPORT TER ERKENNING ALS AUTHENTIEKE GEGEVENSBRON</w:t>
            </w:r>
            <w:r w:rsidR="0002204A">
              <w:rPr>
                <w:noProof/>
                <w:webHidden/>
              </w:rPr>
              <w:tab/>
            </w:r>
            <w:r w:rsidR="0002204A">
              <w:rPr>
                <w:noProof/>
                <w:webHidden/>
              </w:rPr>
              <w:fldChar w:fldCharType="begin"/>
            </w:r>
            <w:r w:rsidR="0002204A">
              <w:rPr>
                <w:noProof/>
                <w:webHidden/>
              </w:rPr>
              <w:instrText xml:space="preserve"> PAGEREF _Toc523153253 \h </w:instrText>
            </w:r>
            <w:r w:rsidR="0002204A">
              <w:rPr>
                <w:noProof/>
                <w:webHidden/>
              </w:rPr>
            </w:r>
            <w:r w:rsidR="0002204A">
              <w:rPr>
                <w:noProof/>
                <w:webHidden/>
              </w:rPr>
              <w:fldChar w:fldCharType="separate"/>
            </w:r>
            <w:r w:rsidR="0002204A">
              <w:rPr>
                <w:noProof/>
                <w:webHidden/>
              </w:rPr>
              <w:t>20</w:t>
            </w:r>
            <w:r w:rsidR="0002204A">
              <w:rPr>
                <w:noProof/>
                <w:webHidden/>
              </w:rPr>
              <w:fldChar w:fldCharType="end"/>
            </w:r>
          </w:hyperlink>
        </w:p>
        <w:p w14:paraId="457EB8FC" w14:textId="77777777" w:rsidR="0017350B" w:rsidRPr="00495EAA" w:rsidRDefault="006B2FC4" w:rsidP="00BC4EE1">
          <w:pPr>
            <w:jc w:val="both"/>
            <w:rPr>
              <w:b/>
              <w:sz w:val="16"/>
              <w:lang w:val="nl-BE"/>
            </w:rPr>
          </w:pPr>
          <w:r w:rsidRPr="00495EAA">
            <w:rPr>
              <w:b/>
              <w:bCs/>
              <w:noProof/>
              <w:lang w:val="nl-BE"/>
            </w:rPr>
            <w:fldChar w:fldCharType="end"/>
          </w:r>
        </w:p>
      </w:sdtContent>
    </w:sdt>
    <w:p w14:paraId="298B82A6" w14:textId="77777777" w:rsidR="0017350B" w:rsidRPr="00495EAA" w:rsidRDefault="0017350B" w:rsidP="00BC4EE1">
      <w:pPr>
        <w:jc w:val="both"/>
        <w:rPr>
          <w:sz w:val="16"/>
          <w:lang w:val="nl-BE"/>
        </w:rPr>
        <w:sectPr w:rsidR="0017350B" w:rsidRPr="00495EAA">
          <w:headerReference w:type="default" r:id="rId21"/>
          <w:footerReference w:type="default" r:id="rId22"/>
          <w:pgSz w:w="11910" w:h="16840"/>
          <w:pgMar w:top="1220" w:right="680" w:bottom="940" w:left="680" w:header="915" w:footer="744" w:gutter="0"/>
          <w:pgNumType w:start="2"/>
          <w:cols w:space="720"/>
        </w:sectPr>
      </w:pPr>
    </w:p>
    <w:p w14:paraId="681FF1BE" w14:textId="77777777" w:rsidR="0017350B" w:rsidRPr="00495EAA" w:rsidRDefault="0017350B" w:rsidP="00BC4EE1">
      <w:pPr>
        <w:pStyle w:val="Plattetekst"/>
        <w:spacing w:before="8"/>
        <w:jc w:val="both"/>
        <w:rPr>
          <w:b/>
          <w:sz w:val="14"/>
          <w:lang w:val="nl-BE"/>
        </w:rPr>
      </w:pPr>
    </w:p>
    <w:p w14:paraId="2C8A0541" w14:textId="77777777" w:rsidR="0017350B" w:rsidRPr="00495EAA" w:rsidRDefault="000C0468" w:rsidP="2E926AA2">
      <w:pPr>
        <w:pStyle w:val="Kop1"/>
        <w:numPr>
          <w:ilvl w:val="0"/>
          <w:numId w:val="2"/>
        </w:numPr>
        <w:tabs>
          <w:tab w:val="left" w:pos="473"/>
        </w:tabs>
        <w:ind w:hanging="360"/>
        <w:rPr>
          <w:lang w:val="nl-BE"/>
        </w:rPr>
      </w:pPr>
      <w:bookmarkStart w:id="0" w:name="_Toc523153241"/>
      <w:r w:rsidRPr="00766AD0">
        <w:rPr>
          <w:sz w:val="36"/>
          <w:szCs w:val="36"/>
          <w:lang w:val="nl-BE"/>
        </w:rPr>
        <w:t>O</w:t>
      </w:r>
      <w:r w:rsidRPr="00495EAA">
        <w:rPr>
          <w:lang w:val="nl-BE"/>
        </w:rPr>
        <w:t>VER DIT</w:t>
      </w:r>
      <w:r w:rsidRPr="00495EAA">
        <w:rPr>
          <w:spacing w:val="-8"/>
          <w:lang w:val="nl-BE"/>
        </w:rPr>
        <w:t xml:space="preserve"> </w:t>
      </w:r>
      <w:r w:rsidRPr="00495EAA">
        <w:rPr>
          <w:lang w:val="nl-BE"/>
        </w:rPr>
        <w:t>DOCUMENT</w:t>
      </w:r>
      <w:bookmarkEnd w:id="0"/>
    </w:p>
    <w:p w14:paraId="45F8526C" w14:textId="77777777" w:rsidR="0017350B" w:rsidRPr="00885D6E" w:rsidRDefault="0017350B" w:rsidP="00BC4EE1">
      <w:pPr>
        <w:pStyle w:val="Plattetekst"/>
        <w:spacing w:before="7"/>
        <w:jc w:val="both"/>
        <w:rPr>
          <w:b/>
          <w:sz w:val="20"/>
          <w:lang w:val="nl-BE"/>
        </w:rPr>
      </w:pPr>
    </w:p>
    <w:p w14:paraId="627EE1D5" w14:textId="77777777" w:rsidR="0017350B" w:rsidRPr="00495EAA" w:rsidRDefault="2E926AA2" w:rsidP="2E926AA2">
      <w:pPr>
        <w:pStyle w:val="Kop4"/>
        <w:jc w:val="both"/>
        <w:rPr>
          <w:lang w:val="nl-BE"/>
        </w:rPr>
      </w:pPr>
      <w:r w:rsidRPr="2E926AA2">
        <w:rPr>
          <w:color w:val="333333"/>
          <w:lang w:val="nl-BE"/>
        </w:rPr>
        <w:t>Laatste aanpassing</w:t>
      </w:r>
    </w:p>
    <w:p w14:paraId="38AA9819" w14:textId="77777777" w:rsidR="0017350B" w:rsidRPr="00495EAA" w:rsidRDefault="2E926AA2" w:rsidP="2E926AA2">
      <w:pPr>
        <w:pStyle w:val="Plattetekst"/>
        <w:spacing w:before="38"/>
        <w:ind w:left="112"/>
        <w:jc w:val="both"/>
        <w:rPr>
          <w:color w:val="333333"/>
          <w:lang w:val="nl-BE"/>
        </w:rPr>
      </w:pPr>
      <w:r w:rsidRPr="2E926AA2">
        <w:rPr>
          <w:color w:val="333333"/>
          <w:lang w:val="nl-BE"/>
        </w:rPr>
        <w:t>03/09/2018</w:t>
      </w:r>
    </w:p>
    <w:p w14:paraId="0399CA42" w14:textId="77777777" w:rsidR="00B94B0D" w:rsidRPr="00885D6E" w:rsidRDefault="00B94B0D" w:rsidP="00B94B0D">
      <w:pPr>
        <w:pStyle w:val="Plattetekst"/>
        <w:spacing w:before="38"/>
        <w:ind w:left="112"/>
        <w:jc w:val="both"/>
        <w:rPr>
          <w:sz w:val="20"/>
          <w:lang w:val="nl-BE"/>
        </w:rPr>
      </w:pPr>
    </w:p>
    <w:p w14:paraId="3DF0EAEB" w14:textId="77777777" w:rsidR="0017350B" w:rsidRPr="00495EAA" w:rsidRDefault="2E926AA2" w:rsidP="2E926AA2">
      <w:pPr>
        <w:pStyle w:val="Plattetekst"/>
        <w:ind w:left="112"/>
        <w:jc w:val="both"/>
        <w:rPr>
          <w:lang w:val="nl-BE"/>
        </w:rPr>
      </w:pPr>
      <w:r w:rsidRPr="2E926AA2">
        <w:rPr>
          <w:lang w:val="nl-BE"/>
        </w:rPr>
        <w:t xml:space="preserve">Dit document van </w:t>
      </w:r>
      <w:r w:rsidR="0055167A">
        <w:fldChar w:fldCharType="begin"/>
      </w:r>
      <w:r w:rsidR="0055167A" w:rsidRPr="00966EE3">
        <w:rPr>
          <w:lang w:val="nl-BE"/>
          <w:rPrChange w:id="1" w:author="Veerle Beyaert" w:date="2018-12-13T14:18:00Z">
            <w:rPr/>
          </w:rPrChange>
        </w:rPr>
        <w:instrText xml:space="preserve"> HYPERLINK "http://vlaanderen.be/informatievlaanderen" \h </w:instrText>
      </w:r>
      <w:r w:rsidR="0055167A">
        <w:fldChar w:fldCharType="separate"/>
      </w:r>
      <w:r w:rsidRPr="2E926AA2">
        <w:rPr>
          <w:color w:val="1154CC"/>
          <w:u w:val="single"/>
          <w:lang w:val="nl-BE"/>
        </w:rPr>
        <w:t xml:space="preserve">Informatie Vlaanderen </w:t>
      </w:r>
      <w:r w:rsidR="0055167A">
        <w:rPr>
          <w:color w:val="1154CC"/>
          <w:u w:val="single"/>
          <w:lang w:val="nl-BE"/>
        </w:rPr>
        <w:fldChar w:fldCharType="end"/>
      </w:r>
      <w:r w:rsidRPr="2E926AA2">
        <w:rPr>
          <w:lang w:val="nl-BE"/>
        </w:rPr>
        <w:t xml:space="preserve">is gepubliceerd onder de </w:t>
      </w:r>
      <w:r w:rsidR="0055167A">
        <w:fldChar w:fldCharType="begin"/>
      </w:r>
      <w:r w:rsidR="0055167A" w:rsidRPr="00966EE3">
        <w:rPr>
          <w:lang w:val="nl-BE"/>
          <w:rPrChange w:id="2" w:author="Veerle Beyaert" w:date="2018-12-13T14:18:00Z">
            <w:rPr/>
          </w:rPrChange>
        </w:rPr>
        <w:instrText xml:space="preserve"> HYPERLINK "https://overheid.vlaanderen.be/sites/default/files/documenten/ict-egov/licenties/hergebruik/modellicentie_gratis_hergebruik_v1_0.html" \h </w:instrText>
      </w:r>
      <w:r w:rsidR="0055167A">
        <w:fldChar w:fldCharType="separate"/>
      </w:r>
      <w:r w:rsidRPr="2E926AA2">
        <w:rPr>
          <w:color w:val="1154CC"/>
          <w:u w:val="single"/>
          <w:lang w:val="nl-BE"/>
        </w:rPr>
        <w:t>"Modellicentie Gratis Hergebruik - v1.0"</w:t>
      </w:r>
      <w:r w:rsidR="0055167A">
        <w:rPr>
          <w:color w:val="1154CC"/>
          <w:u w:val="single"/>
          <w:lang w:val="nl-BE"/>
        </w:rPr>
        <w:fldChar w:fldCharType="end"/>
      </w:r>
      <w:r w:rsidR="0055167A">
        <w:fldChar w:fldCharType="begin"/>
      </w:r>
      <w:r w:rsidR="0055167A" w:rsidRPr="00966EE3">
        <w:rPr>
          <w:lang w:val="nl-BE"/>
          <w:rPrChange w:id="3" w:author="Veerle Beyaert" w:date="2018-12-13T14:18:00Z">
            <w:rPr/>
          </w:rPrChange>
        </w:rPr>
        <w:instrText xml:space="preserve"> HYPERLINK "http://data.vlaanderen.be/ns/melding" \h </w:instrText>
      </w:r>
      <w:r w:rsidR="0055167A">
        <w:fldChar w:fldCharType="separate"/>
      </w:r>
      <w:r w:rsidRPr="2E926AA2">
        <w:rPr>
          <w:lang w:val="nl-BE"/>
        </w:rPr>
        <w:t>.</w:t>
      </w:r>
      <w:r w:rsidR="0055167A">
        <w:rPr>
          <w:lang w:val="nl-BE"/>
        </w:rPr>
        <w:fldChar w:fldCharType="end"/>
      </w:r>
    </w:p>
    <w:p w14:paraId="5E7101E6" w14:textId="77777777" w:rsidR="0017350B" w:rsidRPr="00885D6E" w:rsidRDefault="0017350B" w:rsidP="00BC4EE1">
      <w:pPr>
        <w:pStyle w:val="Plattetekst"/>
        <w:spacing w:before="3"/>
        <w:jc w:val="both"/>
        <w:rPr>
          <w:sz w:val="20"/>
          <w:lang w:val="nl-BE"/>
        </w:rPr>
      </w:pPr>
    </w:p>
    <w:p w14:paraId="3062CE2A" w14:textId="77777777" w:rsidR="0017350B" w:rsidRPr="00495EAA" w:rsidRDefault="2E926AA2" w:rsidP="2E926AA2">
      <w:pPr>
        <w:pStyle w:val="Kop4"/>
        <w:spacing w:before="57"/>
        <w:jc w:val="both"/>
        <w:rPr>
          <w:lang w:val="nl-BE"/>
        </w:rPr>
      </w:pPr>
      <w:r w:rsidRPr="2E926AA2">
        <w:rPr>
          <w:color w:val="333333"/>
          <w:lang w:val="nl-BE"/>
        </w:rPr>
        <w:t>Auteurs</w:t>
      </w:r>
    </w:p>
    <w:p w14:paraId="598BF387" w14:textId="77777777" w:rsidR="0017350B" w:rsidRPr="008F7D4B" w:rsidRDefault="2E926AA2" w:rsidP="2E926AA2">
      <w:pPr>
        <w:pStyle w:val="Plattetekst"/>
        <w:spacing w:before="2" w:line="237" w:lineRule="auto"/>
        <w:ind w:left="112"/>
        <w:jc w:val="both"/>
        <w:rPr>
          <w:color w:val="0066CC"/>
          <w:u w:val="single"/>
          <w:lang w:val="nl-BE"/>
        </w:rPr>
      </w:pPr>
      <w:r w:rsidRPr="2E926AA2">
        <w:rPr>
          <w:color w:val="333333"/>
          <w:lang w:val="nl-BE"/>
        </w:rPr>
        <w:t xml:space="preserve">Goorden, Matthias - </w:t>
      </w:r>
      <w:r w:rsidR="0055167A">
        <w:fldChar w:fldCharType="begin"/>
      </w:r>
      <w:r w:rsidR="0055167A" w:rsidRPr="00966EE3">
        <w:rPr>
          <w:lang w:val="nl-BE"/>
          <w:rPrChange w:id="4" w:author="Veerle Beyaert" w:date="2018-12-13T14:18:00Z">
            <w:rPr/>
          </w:rPrChange>
        </w:rPr>
        <w:instrText xml:space="preserve"> HYPERLINK "http://pwc.be/" \h </w:instrText>
      </w:r>
      <w:r w:rsidR="0055167A">
        <w:fldChar w:fldCharType="separate"/>
      </w:r>
      <w:r w:rsidRPr="2E926AA2">
        <w:rPr>
          <w:color w:val="0066CC"/>
          <w:u w:val="single"/>
          <w:lang w:val="nl-BE"/>
        </w:rPr>
        <w:t xml:space="preserve">PwC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5" w:author="Veerle Beyaert" w:date="2018-12-13T14:18:00Z">
            <w:rPr/>
          </w:rPrChange>
        </w:rPr>
        <w:instrText xml:space="preserve"> HYPERLINK "mailto:matthias.goorden@pwc.com" \h </w:instrText>
      </w:r>
      <w:r w:rsidR="0055167A">
        <w:fldChar w:fldCharType="separate"/>
      </w:r>
      <w:r w:rsidRPr="2E926AA2">
        <w:rPr>
          <w:color w:val="0066CC"/>
          <w:u w:val="single"/>
          <w:lang w:val="nl-BE"/>
        </w:rPr>
        <w:t>matthias.goorden@pwc.com</w:t>
      </w:r>
      <w:r w:rsidR="0055167A">
        <w:rPr>
          <w:color w:val="0066CC"/>
          <w:u w:val="single"/>
          <w:lang w:val="nl-BE"/>
        </w:rPr>
        <w:fldChar w:fldCharType="end"/>
      </w:r>
    </w:p>
    <w:p w14:paraId="690A6CD0" w14:textId="77777777" w:rsidR="0017350B" w:rsidRPr="00495EAA" w:rsidRDefault="2E926AA2" w:rsidP="2E926AA2">
      <w:pPr>
        <w:pStyle w:val="Plattetekst"/>
        <w:ind w:left="112"/>
        <w:jc w:val="both"/>
        <w:rPr>
          <w:color w:val="0066CC"/>
          <w:u w:val="single"/>
          <w:lang w:val="nl-BE"/>
        </w:rPr>
      </w:pPr>
      <w:r w:rsidRPr="2E926AA2">
        <w:rPr>
          <w:color w:val="333333"/>
          <w:lang w:val="nl-BE"/>
        </w:rPr>
        <w:t xml:space="preserve">Hens, Dennis - </w:t>
      </w:r>
      <w:r w:rsidR="0055167A">
        <w:fldChar w:fldCharType="begin"/>
      </w:r>
      <w:r w:rsidR="0055167A" w:rsidRPr="00966EE3">
        <w:rPr>
          <w:lang w:val="nl-BE"/>
          <w:rPrChange w:id="6" w:author="Veerle Beyaert" w:date="2018-12-13T14:18:00Z">
            <w:rPr/>
          </w:rPrChange>
        </w:rPr>
        <w:instrText xml:space="preserve"> HYPERLINK "http://pwc.be/" \h </w:instrText>
      </w:r>
      <w:r w:rsidR="0055167A">
        <w:fldChar w:fldCharType="separate"/>
      </w:r>
      <w:r w:rsidRPr="2E926AA2">
        <w:rPr>
          <w:color w:val="0066CC"/>
          <w:u w:val="single"/>
          <w:lang w:val="nl-BE"/>
        </w:rPr>
        <w:t xml:space="preserve">PwC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7" w:author="Veerle Beyaert" w:date="2018-12-13T14:18:00Z">
            <w:rPr/>
          </w:rPrChange>
        </w:rPr>
        <w:instrText xml:space="preserve"> HYPERLINK "mailto:dennis.hens@pwc.com" \h </w:instrText>
      </w:r>
      <w:r w:rsidR="0055167A">
        <w:fldChar w:fldCharType="separate"/>
      </w:r>
      <w:r w:rsidRPr="2E926AA2">
        <w:rPr>
          <w:color w:val="0066CC"/>
          <w:u w:val="single"/>
          <w:lang w:val="nl-BE"/>
        </w:rPr>
        <w:t>dennis.hens@pwc.com</w:t>
      </w:r>
      <w:r w:rsidR="0055167A">
        <w:rPr>
          <w:color w:val="0066CC"/>
          <w:u w:val="single"/>
          <w:lang w:val="nl-BE"/>
        </w:rPr>
        <w:fldChar w:fldCharType="end"/>
      </w:r>
    </w:p>
    <w:p w14:paraId="4FFD618C" w14:textId="77777777" w:rsidR="0017350B" w:rsidRPr="00885D6E" w:rsidRDefault="0017350B" w:rsidP="00BC4EE1">
      <w:pPr>
        <w:pStyle w:val="Plattetekst"/>
        <w:spacing w:before="5"/>
        <w:jc w:val="both"/>
        <w:rPr>
          <w:color w:val="0066CC"/>
          <w:sz w:val="20"/>
          <w:u w:val="single" w:color="0066CC"/>
          <w:lang w:val="nl-BE"/>
        </w:rPr>
      </w:pPr>
    </w:p>
    <w:p w14:paraId="4694069C" w14:textId="77777777" w:rsidR="0017350B" w:rsidRPr="00495EAA" w:rsidRDefault="2E926AA2" w:rsidP="2E926AA2">
      <w:pPr>
        <w:pStyle w:val="Kop4"/>
        <w:spacing w:before="57"/>
        <w:jc w:val="both"/>
        <w:rPr>
          <w:lang w:val="nl-BE"/>
        </w:rPr>
      </w:pPr>
      <w:r w:rsidRPr="2E926AA2">
        <w:rPr>
          <w:color w:val="333333"/>
          <w:lang w:val="nl-BE"/>
        </w:rPr>
        <w:t>Reviewers</w:t>
      </w:r>
    </w:p>
    <w:p w14:paraId="37CE64D7" w14:textId="77777777" w:rsidR="000C0468" w:rsidRPr="00495EAA" w:rsidRDefault="2E926AA2" w:rsidP="2E926AA2">
      <w:pPr>
        <w:pStyle w:val="Plattetekst"/>
        <w:ind w:left="112"/>
        <w:jc w:val="both"/>
        <w:rPr>
          <w:color w:val="0066CC"/>
          <w:u w:val="single"/>
          <w:lang w:val="nl-BE"/>
        </w:rPr>
      </w:pPr>
      <w:r w:rsidRPr="2E926AA2">
        <w:rPr>
          <w:color w:val="333333"/>
          <w:lang w:val="nl-BE"/>
        </w:rPr>
        <w:t xml:space="preserve">Dhollander, Evelien - </w:t>
      </w:r>
      <w:r w:rsidR="0055167A">
        <w:fldChar w:fldCharType="begin"/>
      </w:r>
      <w:r w:rsidR="0055167A" w:rsidRPr="00966EE3">
        <w:rPr>
          <w:lang w:val="nl-BE"/>
          <w:rPrChange w:id="8" w:author="Veerle Beyaert" w:date="2018-12-13T14:18:00Z">
            <w:rPr/>
          </w:rPrChange>
        </w:rPr>
        <w:instrText xml:space="preserve"> HYPERLINK "https://overheid.vlaanderen.be/informatie-vlaanderen" \h </w:instrText>
      </w:r>
      <w:r w:rsidR="0055167A">
        <w:fldChar w:fldCharType="separate"/>
      </w:r>
      <w:r w:rsidRPr="2E926AA2">
        <w:rPr>
          <w:color w:val="0066CC"/>
          <w:u w:val="single"/>
          <w:lang w:val="nl-BE"/>
        </w:rPr>
        <w:t xml:space="preserve">Informatie Vlaanderen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9" w:author="Veerle Beyaert" w:date="2018-12-13T14:18:00Z">
            <w:rPr/>
          </w:rPrChange>
        </w:rPr>
        <w:instrText xml:space="preserve"> HYPERLINK "mailto:evelien.dhollander@kb.vlaanderen.be" \h </w:instrText>
      </w:r>
      <w:r w:rsidR="0055167A">
        <w:fldChar w:fldCharType="separate"/>
      </w:r>
      <w:r w:rsidRPr="2E926AA2">
        <w:rPr>
          <w:color w:val="0066CC"/>
          <w:u w:val="single"/>
          <w:lang w:val="nl-BE"/>
        </w:rPr>
        <w:t>evelien.dhollander@kb.vlaanderen.be</w:t>
      </w:r>
      <w:r w:rsidR="0055167A">
        <w:rPr>
          <w:color w:val="0066CC"/>
          <w:u w:val="single"/>
          <w:lang w:val="nl-BE"/>
        </w:rPr>
        <w:fldChar w:fldCharType="end"/>
      </w:r>
    </w:p>
    <w:p w14:paraId="03FF619A" w14:textId="77777777" w:rsidR="0017350B" w:rsidRPr="00495EAA" w:rsidRDefault="2E926AA2" w:rsidP="2E926AA2">
      <w:pPr>
        <w:pStyle w:val="Plattetekst"/>
        <w:ind w:left="112"/>
        <w:jc w:val="both"/>
        <w:rPr>
          <w:color w:val="0066CC"/>
          <w:u w:val="single"/>
          <w:lang w:val="nl-BE"/>
        </w:rPr>
      </w:pPr>
      <w:r w:rsidRPr="2E926AA2">
        <w:rPr>
          <w:color w:val="333333"/>
          <w:lang w:val="nl-BE"/>
        </w:rPr>
        <w:t xml:space="preserve">Vanlishout, Siegfried - </w:t>
      </w:r>
      <w:r w:rsidR="0055167A">
        <w:fldChar w:fldCharType="begin"/>
      </w:r>
      <w:r w:rsidR="0055167A" w:rsidRPr="00966EE3">
        <w:rPr>
          <w:lang w:val="nl-BE"/>
          <w:rPrChange w:id="10" w:author="Veerle Beyaert" w:date="2018-12-13T14:18:00Z">
            <w:rPr/>
          </w:rPrChange>
        </w:rPr>
        <w:instrText xml:space="preserve"> HYPERLINK "https://overheid.vlaanderen.be/informatie-vlaanderen" \h </w:instrText>
      </w:r>
      <w:r w:rsidR="0055167A">
        <w:fldChar w:fldCharType="separate"/>
      </w:r>
      <w:r w:rsidRPr="2E926AA2">
        <w:rPr>
          <w:color w:val="0066CC"/>
          <w:u w:val="single"/>
          <w:lang w:val="nl-BE"/>
        </w:rPr>
        <w:t xml:space="preserve">Informatie Vlaanderen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11" w:author="Veerle Beyaert" w:date="2018-12-13T14:18:00Z">
            <w:rPr/>
          </w:rPrChange>
        </w:rPr>
        <w:instrText xml:space="preserve"> HYPERLINK "mailto:sigfried.vanlishout@kb.vlaanderen.be" \h </w:instrText>
      </w:r>
      <w:r w:rsidR="0055167A">
        <w:fldChar w:fldCharType="separate"/>
      </w:r>
      <w:r w:rsidRPr="2E926AA2">
        <w:rPr>
          <w:color w:val="0066CC"/>
          <w:u w:val="single"/>
          <w:lang w:val="nl-BE"/>
        </w:rPr>
        <w:t>sigfried.vanlishout@kb.vlaanderen.be</w:t>
      </w:r>
      <w:r w:rsidR="0055167A">
        <w:rPr>
          <w:color w:val="0066CC"/>
          <w:u w:val="single"/>
          <w:lang w:val="nl-BE"/>
        </w:rPr>
        <w:fldChar w:fldCharType="end"/>
      </w:r>
    </w:p>
    <w:p w14:paraId="77500E15" w14:textId="77777777" w:rsidR="001508B0" w:rsidRPr="00495EAA" w:rsidRDefault="2E926AA2" w:rsidP="2E926AA2">
      <w:pPr>
        <w:pStyle w:val="Plattetekst"/>
        <w:ind w:left="112"/>
        <w:jc w:val="both"/>
        <w:rPr>
          <w:color w:val="0066CC"/>
          <w:u w:val="single"/>
          <w:lang w:val="nl-BE"/>
        </w:rPr>
      </w:pPr>
      <w:r w:rsidRPr="2E926AA2">
        <w:rPr>
          <w:color w:val="333333"/>
          <w:lang w:val="nl-BE"/>
        </w:rPr>
        <w:t xml:space="preserve">Beyaert, Veerle - </w:t>
      </w:r>
      <w:r w:rsidR="0055167A">
        <w:fldChar w:fldCharType="begin"/>
      </w:r>
      <w:r w:rsidR="0055167A" w:rsidRPr="00966EE3">
        <w:rPr>
          <w:lang w:val="nl-BE"/>
          <w:rPrChange w:id="12" w:author="Veerle Beyaert" w:date="2018-12-13T14:18:00Z">
            <w:rPr/>
          </w:rPrChange>
        </w:rPr>
        <w:instrText xml:space="preserve"> HYPERLINK "https://overheid.vlaanderen.be/informatie-vlaanderen" \h </w:instrText>
      </w:r>
      <w:r w:rsidR="0055167A">
        <w:fldChar w:fldCharType="separate"/>
      </w:r>
      <w:r w:rsidRPr="2E926AA2">
        <w:rPr>
          <w:color w:val="0066CC"/>
          <w:u w:val="single"/>
          <w:lang w:val="nl-BE"/>
        </w:rPr>
        <w:t xml:space="preserve">Informatie Vlaanderen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13" w:author="Veerle Beyaert" w:date="2018-12-13T14:18:00Z">
            <w:rPr/>
          </w:rPrChange>
        </w:rPr>
        <w:instrText xml:space="preserve"> HYPERLINK "mailto:veerle.beyaert@kb.vlaanderen.be" \h </w:instrText>
      </w:r>
      <w:r w:rsidR="0055167A">
        <w:fldChar w:fldCharType="separate"/>
      </w:r>
      <w:r w:rsidRPr="2E926AA2">
        <w:rPr>
          <w:color w:val="0066CC"/>
          <w:u w:val="single"/>
          <w:lang w:val="nl-BE"/>
        </w:rPr>
        <w:t>veerle.beyaert@kb.vlaanderen.be</w:t>
      </w:r>
      <w:r w:rsidR="0055167A">
        <w:rPr>
          <w:color w:val="0066CC"/>
          <w:u w:val="single"/>
          <w:lang w:val="nl-BE"/>
        </w:rPr>
        <w:fldChar w:fldCharType="end"/>
      </w:r>
    </w:p>
    <w:p w14:paraId="55394439" w14:textId="77777777" w:rsidR="001508B0" w:rsidRPr="00495EAA" w:rsidRDefault="2E926AA2" w:rsidP="2E926AA2">
      <w:pPr>
        <w:pStyle w:val="Plattetekst"/>
        <w:ind w:left="112"/>
        <w:jc w:val="both"/>
        <w:rPr>
          <w:color w:val="0066CC"/>
          <w:u w:val="single"/>
          <w:lang w:val="nl-BE"/>
        </w:rPr>
      </w:pPr>
      <w:r w:rsidRPr="2E926AA2">
        <w:rPr>
          <w:color w:val="333333"/>
          <w:lang w:val="nl-BE"/>
        </w:rPr>
        <w:t xml:space="preserve">Scheerlinck, Jens - </w:t>
      </w:r>
      <w:r w:rsidR="0055167A">
        <w:fldChar w:fldCharType="begin"/>
      </w:r>
      <w:r w:rsidR="0055167A" w:rsidRPr="00966EE3">
        <w:rPr>
          <w:lang w:val="nl-BE"/>
          <w:rPrChange w:id="14" w:author="Veerle Beyaert" w:date="2018-12-13T14:18:00Z">
            <w:rPr/>
          </w:rPrChange>
        </w:rPr>
        <w:instrText xml:space="preserve"> HYPERLINK "http://pwc.be/" \h </w:instrText>
      </w:r>
      <w:r w:rsidR="0055167A">
        <w:fldChar w:fldCharType="separate"/>
      </w:r>
      <w:r w:rsidRPr="2E926AA2">
        <w:rPr>
          <w:color w:val="0066CC"/>
          <w:u w:val="single"/>
          <w:lang w:val="nl-BE"/>
        </w:rPr>
        <w:t xml:space="preserve">PwC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15" w:author="Veerle Beyaert" w:date="2018-12-13T14:18:00Z">
            <w:rPr/>
          </w:rPrChange>
        </w:rPr>
        <w:instrText xml:space="preserve"> HYPERLINK "mailto:jens.scheerlinck@pwc.com" \h </w:instrText>
      </w:r>
      <w:r w:rsidR="0055167A">
        <w:fldChar w:fldCharType="separate"/>
      </w:r>
      <w:r w:rsidRPr="2E926AA2">
        <w:rPr>
          <w:color w:val="0066CC"/>
          <w:u w:val="single"/>
          <w:lang w:val="nl-BE"/>
        </w:rPr>
        <w:t>jens.scheerlinck@pwc.com</w:t>
      </w:r>
      <w:r w:rsidR="0055167A">
        <w:rPr>
          <w:color w:val="0066CC"/>
          <w:u w:val="single"/>
          <w:lang w:val="nl-BE"/>
        </w:rPr>
        <w:fldChar w:fldCharType="end"/>
      </w:r>
    </w:p>
    <w:p w14:paraId="10FB1DA5" w14:textId="77777777" w:rsidR="001508B0" w:rsidRPr="00495EAA" w:rsidRDefault="2E926AA2" w:rsidP="2E926AA2">
      <w:pPr>
        <w:pStyle w:val="Plattetekst"/>
        <w:ind w:left="112"/>
        <w:jc w:val="both"/>
        <w:rPr>
          <w:color w:val="0066CC"/>
          <w:u w:val="single"/>
          <w:lang w:val="nl-BE"/>
        </w:rPr>
      </w:pPr>
      <w:r w:rsidRPr="2E926AA2">
        <w:rPr>
          <w:lang w:val="nl-BE"/>
        </w:rPr>
        <w:t>De Keyzer, Michiel</w:t>
      </w:r>
      <w:r w:rsidRPr="2E926AA2">
        <w:rPr>
          <w:color w:val="333333"/>
          <w:lang w:val="nl-BE"/>
        </w:rPr>
        <w:t xml:space="preserve"> - </w:t>
      </w:r>
      <w:r w:rsidR="0055167A">
        <w:fldChar w:fldCharType="begin"/>
      </w:r>
      <w:r w:rsidR="0055167A" w:rsidRPr="00966EE3">
        <w:rPr>
          <w:lang w:val="nl-BE"/>
          <w:rPrChange w:id="16" w:author="Veerle Beyaert" w:date="2018-12-13T14:18:00Z">
            <w:rPr/>
          </w:rPrChange>
        </w:rPr>
        <w:instrText xml:space="preserve"> HYPERLINK "http://pwc.be/" \h </w:instrText>
      </w:r>
      <w:r w:rsidR="0055167A">
        <w:fldChar w:fldCharType="separate"/>
      </w:r>
      <w:r w:rsidRPr="2E926AA2">
        <w:rPr>
          <w:color w:val="0066CC"/>
          <w:u w:val="single"/>
          <w:lang w:val="nl-BE"/>
        </w:rPr>
        <w:t xml:space="preserve">PwC </w:t>
      </w:r>
      <w:r w:rsidR="0055167A">
        <w:rPr>
          <w:color w:val="0066CC"/>
          <w:u w:val="single"/>
          <w:lang w:val="nl-BE"/>
        </w:rPr>
        <w:fldChar w:fldCharType="end"/>
      </w:r>
      <w:r w:rsidRPr="2E926AA2">
        <w:rPr>
          <w:color w:val="333333"/>
          <w:lang w:val="nl-BE"/>
        </w:rPr>
        <w:t xml:space="preserve">– </w:t>
      </w:r>
      <w:r w:rsidR="0055167A">
        <w:fldChar w:fldCharType="begin"/>
      </w:r>
      <w:r w:rsidR="0055167A" w:rsidRPr="00966EE3">
        <w:rPr>
          <w:lang w:val="nl-BE"/>
          <w:rPrChange w:id="17" w:author="Veerle Beyaert" w:date="2018-12-13T14:18:00Z">
            <w:rPr/>
          </w:rPrChange>
        </w:rPr>
        <w:instrText xml:space="preserve"> HYPERLINK "mailto:michiel.dekeyzer@pwc.com" \h </w:instrText>
      </w:r>
      <w:r w:rsidR="0055167A">
        <w:fldChar w:fldCharType="separate"/>
      </w:r>
      <w:r w:rsidRPr="2E926AA2">
        <w:rPr>
          <w:color w:val="0066CC"/>
          <w:u w:val="single"/>
          <w:lang w:val="nl-BE"/>
        </w:rPr>
        <w:t>michiel.dekeyzer@pwc.com</w:t>
      </w:r>
      <w:r w:rsidR="0055167A">
        <w:rPr>
          <w:color w:val="0066CC"/>
          <w:u w:val="single"/>
          <w:lang w:val="nl-BE"/>
        </w:rPr>
        <w:fldChar w:fldCharType="end"/>
      </w:r>
    </w:p>
    <w:p w14:paraId="0CACFBBE" w14:textId="77777777" w:rsidR="0017350B" w:rsidRPr="00885D6E" w:rsidRDefault="0017350B" w:rsidP="00BC4EE1">
      <w:pPr>
        <w:pStyle w:val="Plattetekst"/>
        <w:spacing w:before="3"/>
        <w:jc w:val="both"/>
        <w:rPr>
          <w:sz w:val="20"/>
          <w:lang w:val="nl-BE"/>
        </w:rPr>
      </w:pPr>
    </w:p>
    <w:p w14:paraId="63424F5C" w14:textId="77777777" w:rsidR="0017350B" w:rsidRPr="00495EAA" w:rsidRDefault="2E926AA2" w:rsidP="2E926AA2">
      <w:pPr>
        <w:pStyle w:val="Kop4"/>
        <w:spacing w:before="57"/>
        <w:jc w:val="both"/>
        <w:rPr>
          <w:lang w:val="nl-BE"/>
        </w:rPr>
      </w:pPr>
      <w:r w:rsidRPr="2E926AA2">
        <w:rPr>
          <w:lang w:val="nl-BE"/>
        </w:rPr>
        <w:t>Revisie historiek</w:t>
      </w:r>
    </w:p>
    <w:p w14:paraId="01EB6420" w14:textId="77777777" w:rsidR="0017350B" w:rsidRPr="00495EAA" w:rsidRDefault="2E926AA2" w:rsidP="2E926AA2">
      <w:pPr>
        <w:pStyle w:val="Plattetekst"/>
        <w:spacing w:before="98"/>
        <w:ind w:left="112"/>
        <w:jc w:val="both"/>
        <w:rPr>
          <w:lang w:val="nl-BE"/>
        </w:rPr>
      </w:pPr>
      <w:r w:rsidRPr="2E926AA2">
        <w:rPr>
          <w:lang w:val="nl-BE"/>
        </w:rPr>
        <w:t>Huidige status: Draft</w:t>
      </w:r>
    </w:p>
    <w:p w14:paraId="3E6CE216" w14:textId="77777777" w:rsidR="0017350B" w:rsidRPr="00495EAA" w:rsidRDefault="0017350B" w:rsidP="00BC4EE1">
      <w:pPr>
        <w:pStyle w:val="Plattetekst"/>
        <w:spacing w:before="5" w:after="1"/>
        <w:jc w:val="both"/>
        <w:rPr>
          <w:sz w:val="8"/>
          <w:lang w:val="nl-BE"/>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560"/>
        <w:gridCol w:w="2133"/>
        <w:gridCol w:w="4815"/>
      </w:tblGrid>
      <w:tr w:rsidR="0017350B" w:rsidRPr="00495EAA" w14:paraId="2D36EF9D" w14:textId="77777777" w:rsidTr="2E926AA2">
        <w:trPr>
          <w:trHeight w:hRule="exact" w:val="439"/>
        </w:trPr>
        <w:tc>
          <w:tcPr>
            <w:tcW w:w="1006" w:type="dxa"/>
          </w:tcPr>
          <w:p w14:paraId="722A4440" w14:textId="77777777" w:rsidR="0017350B" w:rsidRPr="00495EAA" w:rsidRDefault="2E926AA2" w:rsidP="2E926AA2">
            <w:pPr>
              <w:pStyle w:val="TableParagraph"/>
              <w:spacing w:before="57"/>
              <w:ind w:left="110"/>
              <w:jc w:val="both"/>
              <w:rPr>
                <w:lang w:val="nl-BE"/>
              </w:rPr>
            </w:pPr>
            <w:r w:rsidRPr="2E926AA2">
              <w:rPr>
                <w:lang w:val="nl-BE"/>
              </w:rPr>
              <w:t>Revisie</w:t>
            </w:r>
          </w:p>
        </w:tc>
        <w:tc>
          <w:tcPr>
            <w:tcW w:w="1560" w:type="dxa"/>
          </w:tcPr>
          <w:p w14:paraId="5A894F6C" w14:textId="77777777" w:rsidR="0017350B" w:rsidRPr="00495EAA" w:rsidRDefault="2E926AA2" w:rsidP="2E926AA2">
            <w:pPr>
              <w:pStyle w:val="TableParagraph"/>
              <w:spacing w:before="57"/>
              <w:ind w:left="110"/>
              <w:jc w:val="both"/>
              <w:rPr>
                <w:lang w:val="nl-BE"/>
              </w:rPr>
            </w:pPr>
            <w:r w:rsidRPr="2E926AA2">
              <w:rPr>
                <w:lang w:val="nl-BE"/>
              </w:rPr>
              <w:t>Datum</w:t>
            </w:r>
          </w:p>
        </w:tc>
        <w:tc>
          <w:tcPr>
            <w:tcW w:w="2133" w:type="dxa"/>
          </w:tcPr>
          <w:p w14:paraId="60B8CBF5" w14:textId="77777777" w:rsidR="0017350B" w:rsidRPr="00495EAA" w:rsidRDefault="2E926AA2" w:rsidP="2E926AA2">
            <w:pPr>
              <w:pStyle w:val="TableParagraph"/>
              <w:spacing w:before="57"/>
              <w:ind w:left="110"/>
              <w:jc w:val="both"/>
              <w:rPr>
                <w:lang w:val="nl-BE"/>
              </w:rPr>
            </w:pPr>
            <w:r w:rsidRPr="2E926AA2">
              <w:rPr>
                <w:lang w:val="nl-BE"/>
              </w:rPr>
              <w:t>Medewerker(s)</w:t>
            </w:r>
          </w:p>
        </w:tc>
        <w:tc>
          <w:tcPr>
            <w:tcW w:w="4815" w:type="dxa"/>
          </w:tcPr>
          <w:p w14:paraId="2C755B29" w14:textId="77777777" w:rsidR="0017350B" w:rsidRPr="00495EAA" w:rsidRDefault="2E926AA2" w:rsidP="2E926AA2">
            <w:pPr>
              <w:pStyle w:val="TableParagraph"/>
              <w:spacing w:before="57"/>
              <w:ind w:left="110"/>
              <w:jc w:val="both"/>
              <w:rPr>
                <w:lang w:val="nl-BE"/>
              </w:rPr>
            </w:pPr>
            <w:r w:rsidRPr="2E926AA2">
              <w:rPr>
                <w:lang w:val="nl-BE"/>
              </w:rPr>
              <w:t>Commentaar</w:t>
            </w:r>
          </w:p>
        </w:tc>
      </w:tr>
      <w:tr w:rsidR="00DE61B2" w:rsidRPr="00942738" w14:paraId="089CABAB" w14:textId="77777777" w:rsidTr="2E926AA2">
        <w:trPr>
          <w:trHeight w:hRule="exact" w:val="439"/>
        </w:trPr>
        <w:tc>
          <w:tcPr>
            <w:tcW w:w="1006" w:type="dxa"/>
          </w:tcPr>
          <w:p w14:paraId="2F932AF6" w14:textId="77777777" w:rsidR="00DE61B2" w:rsidRPr="00DE61B2" w:rsidRDefault="00DE61B2" w:rsidP="00DE61B2">
            <w:pPr>
              <w:pStyle w:val="TableParagraph"/>
              <w:spacing w:before="59"/>
              <w:ind w:left="110"/>
              <w:jc w:val="both"/>
              <w:rPr>
                <w:sz w:val="16"/>
                <w:szCs w:val="16"/>
                <w:lang w:val="nl-BE"/>
              </w:rPr>
            </w:pPr>
            <w:r w:rsidRPr="00DE61B2">
              <w:rPr>
                <w:sz w:val="16"/>
                <w:szCs w:val="16"/>
                <w:lang w:val="nl-BE"/>
              </w:rPr>
              <w:t>0.12</w:t>
            </w:r>
          </w:p>
        </w:tc>
        <w:tc>
          <w:tcPr>
            <w:tcW w:w="1560" w:type="dxa"/>
          </w:tcPr>
          <w:p w14:paraId="3BE3D970" w14:textId="77777777" w:rsidR="00DE61B2" w:rsidRPr="00DE61B2" w:rsidRDefault="00DE61B2" w:rsidP="00DE61B2">
            <w:pPr>
              <w:pStyle w:val="TableParagraph"/>
              <w:spacing w:before="59"/>
              <w:ind w:left="110"/>
              <w:jc w:val="both"/>
              <w:rPr>
                <w:sz w:val="16"/>
                <w:szCs w:val="16"/>
                <w:lang w:val="nl-BE"/>
              </w:rPr>
            </w:pPr>
            <w:r w:rsidRPr="00DE61B2">
              <w:rPr>
                <w:sz w:val="16"/>
                <w:szCs w:val="16"/>
                <w:lang w:val="nl-BE"/>
              </w:rPr>
              <w:t>17/09/2018</w:t>
            </w:r>
          </w:p>
        </w:tc>
        <w:tc>
          <w:tcPr>
            <w:tcW w:w="2133" w:type="dxa"/>
          </w:tcPr>
          <w:p w14:paraId="2F196EC3" w14:textId="77777777" w:rsidR="00DE61B2" w:rsidRPr="00DE61B2" w:rsidRDefault="00DE61B2" w:rsidP="00DE61B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7DBAF6D8" w14:textId="77777777" w:rsidR="00DE61B2" w:rsidRPr="00DE61B2" w:rsidRDefault="00DE61B2" w:rsidP="00DE61B2">
            <w:pPr>
              <w:pStyle w:val="TableParagraph"/>
              <w:spacing w:before="59"/>
              <w:ind w:left="110"/>
              <w:jc w:val="both"/>
              <w:rPr>
                <w:sz w:val="16"/>
                <w:szCs w:val="16"/>
                <w:lang w:val="nl-BE"/>
              </w:rPr>
            </w:pPr>
            <w:r w:rsidRPr="00DE61B2">
              <w:rPr>
                <w:sz w:val="16"/>
                <w:szCs w:val="16"/>
                <w:lang w:val="nl-BE"/>
              </w:rPr>
              <w:t>Verwerken feedback M. De Schrijver</w:t>
            </w:r>
          </w:p>
        </w:tc>
      </w:tr>
      <w:tr w:rsidR="00766AD0" w:rsidRPr="00DE61B2" w14:paraId="03CC7043" w14:textId="77777777" w:rsidTr="2E926AA2">
        <w:trPr>
          <w:trHeight w:val="340"/>
        </w:trPr>
        <w:tc>
          <w:tcPr>
            <w:tcW w:w="1006" w:type="dxa"/>
          </w:tcPr>
          <w:p w14:paraId="7D726182"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0.11</w:t>
            </w:r>
          </w:p>
        </w:tc>
        <w:tc>
          <w:tcPr>
            <w:tcW w:w="1560" w:type="dxa"/>
          </w:tcPr>
          <w:p w14:paraId="2813C6BE"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12/09/2018</w:t>
            </w:r>
          </w:p>
        </w:tc>
        <w:tc>
          <w:tcPr>
            <w:tcW w:w="2133" w:type="dxa"/>
          </w:tcPr>
          <w:p w14:paraId="19BC2D16"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631A5219"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Verwerken feedback H. Arents</w:t>
            </w:r>
          </w:p>
        </w:tc>
      </w:tr>
      <w:tr w:rsidR="00EE224E" w:rsidRPr="00766AD0" w14:paraId="79BB5EE8" w14:textId="77777777" w:rsidTr="2E926AA2">
        <w:trPr>
          <w:trHeight w:val="340"/>
        </w:trPr>
        <w:tc>
          <w:tcPr>
            <w:tcW w:w="1006" w:type="dxa"/>
          </w:tcPr>
          <w:p w14:paraId="54FB7263"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0.10</w:t>
            </w:r>
          </w:p>
        </w:tc>
        <w:tc>
          <w:tcPr>
            <w:tcW w:w="1560" w:type="dxa"/>
          </w:tcPr>
          <w:p w14:paraId="4D6014B5"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05/09/2018</w:t>
            </w:r>
          </w:p>
        </w:tc>
        <w:tc>
          <w:tcPr>
            <w:tcW w:w="2133" w:type="dxa"/>
          </w:tcPr>
          <w:p w14:paraId="7A074E4C"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0553C50E"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werkgroep sessie 04/09/2018</w:t>
            </w:r>
          </w:p>
        </w:tc>
      </w:tr>
      <w:tr w:rsidR="004B3092" w:rsidRPr="004B3092" w14:paraId="679807A2" w14:textId="77777777" w:rsidTr="2E926AA2">
        <w:trPr>
          <w:trHeight w:val="340"/>
        </w:trPr>
        <w:tc>
          <w:tcPr>
            <w:tcW w:w="1006" w:type="dxa"/>
          </w:tcPr>
          <w:p w14:paraId="2434ECA9"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0.09</w:t>
            </w:r>
          </w:p>
        </w:tc>
        <w:tc>
          <w:tcPr>
            <w:tcW w:w="1560" w:type="dxa"/>
          </w:tcPr>
          <w:p w14:paraId="1D67C4F8"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30/08/2018</w:t>
            </w:r>
          </w:p>
        </w:tc>
        <w:tc>
          <w:tcPr>
            <w:tcW w:w="2133" w:type="dxa"/>
          </w:tcPr>
          <w:p w14:paraId="30FC3310"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563FC5E7"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Verwerken feedback V. Beyaert</w:t>
            </w:r>
          </w:p>
        </w:tc>
      </w:tr>
      <w:tr w:rsidR="00B12D70" w:rsidRPr="00942738" w14:paraId="63689D02" w14:textId="77777777" w:rsidTr="2E926AA2">
        <w:trPr>
          <w:trHeight w:val="340"/>
        </w:trPr>
        <w:tc>
          <w:tcPr>
            <w:tcW w:w="1006" w:type="dxa"/>
          </w:tcPr>
          <w:p w14:paraId="4E69AE16"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0.08</w:t>
            </w:r>
          </w:p>
        </w:tc>
        <w:tc>
          <w:tcPr>
            <w:tcW w:w="1560" w:type="dxa"/>
          </w:tcPr>
          <w:p w14:paraId="474872D6"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27/08/2018</w:t>
            </w:r>
          </w:p>
        </w:tc>
        <w:tc>
          <w:tcPr>
            <w:tcW w:w="2133" w:type="dxa"/>
          </w:tcPr>
          <w:p w14:paraId="416A4459"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24CCE48C"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Verwerken feedback N. De Jaeger en M. De Schrijver</w:t>
            </w:r>
          </w:p>
        </w:tc>
      </w:tr>
      <w:tr w:rsidR="00F71FA6" w:rsidRPr="00942738" w14:paraId="3F7CD164" w14:textId="77777777" w:rsidTr="2E926AA2">
        <w:trPr>
          <w:trHeight w:val="340"/>
        </w:trPr>
        <w:tc>
          <w:tcPr>
            <w:tcW w:w="1006" w:type="dxa"/>
          </w:tcPr>
          <w:p w14:paraId="3F5C40E0"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0.07</w:t>
            </w:r>
          </w:p>
        </w:tc>
        <w:tc>
          <w:tcPr>
            <w:tcW w:w="1560" w:type="dxa"/>
          </w:tcPr>
          <w:p w14:paraId="5131A179"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08/08/2018</w:t>
            </w:r>
          </w:p>
        </w:tc>
        <w:tc>
          <w:tcPr>
            <w:tcW w:w="2133" w:type="dxa"/>
          </w:tcPr>
          <w:p w14:paraId="780C7F76"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1282D046"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werksessie S. Vanlishout en R. Buyle</w:t>
            </w:r>
          </w:p>
        </w:tc>
      </w:tr>
      <w:tr w:rsidR="000A34CB" w:rsidRPr="000E3BB7" w14:paraId="7F168234" w14:textId="77777777" w:rsidTr="2E926AA2">
        <w:trPr>
          <w:trHeight w:val="340"/>
        </w:trPr>
        <w:tc>
          <w:tcPr>
            <w:tcW w:w="1006" w:type="dxa"/>
          </w:tcPr>
          <w:p w14:paraId="3279B981"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0.06</w:t>
            </w:r>
          </w:p>
        </w:tc>
        <w:tc>
          <w:tcPr>
            <w:tcW w:w="1560" w:type="dxa"/>
          </w:tcPr>
          <w:p w14:paraId="02CE4AFB"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02/08/2018</w:t>
            </w:r>
          </w:p>
        </w:tc>
        <w:tc>
          <w:tcPr>
            <w:tcW w:w="2133" w:type="dxa"/>
          </w:tcPr>
          <w:p w14:paraId="3F1F2CBE"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2A04394A"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Verwerken feedback workshop sessie 01/08/2018</w:t>
            </w:r>
          </w:p>
        </w:tc>
      </w:tr>
      <w:tr w:rsidR="001508B0" w:rsidRPr="00495EAA" w14:paraId="366D5B9F" w14:textId="77777777" w:rsidTr="2E926AA2">
        <w:trPr>
          <w:trHeight w:val="340"/>
        </w:trPr>
        <w:tc>
          <w:tcPr>
            <w:tcW w:w="1006" w:type="dxa"/>
          </w:tcPr>
          <w:p w14:paraId="1D8DF92F" w14:textId="77777777" w:rsidR="001508B0" w:rsidRPr="00766AD0" w:rsidRDefault="2E926AA2" w:rsidP="2E926AA2">
            <w:pPr>
              <w:pStyle w:val="TableParagraph"/>
              <w:spacing w:before="59"/>
              <w:ind w:left="110"/>
              <w:jc w:val="both"/>
              <w:rPr>
                <w:sz w:val="16"/>
                <w:szCs w:val="16"/>
                <w:lang w:val="nl-BE"/>
              </w:rPr>
            </w:pPr>
            <w:r w:rsidRPr="2E926AA2">
              <w:rPr>
                <w:sz w:val="16"/>
                <w:szCs w:val="16"/>
                <w:lang w:val="nl-BE"/>
              </w:rPr>
              <w:t>0.05</w:t>
            </w:r>
          </w:p>
        </w:tc>
        <w:tc>
          <w:tcPr>
            <w:tcW w:w="1560" w:type="dxa"/>
          </w:tcPr>
          <w:p w14:paraId="6A9D2FF3" w14:textId="77777777" w:rsidR="001508B0" w:rsidRPr="00766AD0" w:rsidRDefault="2E926AA2" w:rsidP="2E926AA2">
            <w:pPr>
              <w:pStyle w:val="TableParagraph"/>
              <w:spacing w:before="59"/>
              <w:ind w:left="110"/>
              <w:jc w:val="both"/>
              <w:rPr>
                <w:sz w:val="16"/>
                <w:szCs w:val="16"/>
                <w:lang w:val="nl-BE"/>
              </w:rPr>
            </w:pPr>
            <w:r w:rsidRPr="2E926AA2">
              <w:rPr>
                <w:sz w:val="16"/>
                <w:szCs w:val="16"/>
                <w:lang w:val="nl-BE"/>
              </w:rPr>
              <w:t>24/07/2018</w:t>
            </w:r>
          </w:p>
        </w:tc>
        <w:tc>
          <w:tcPr>
            <w:tcW w:w="2133" w:type="dxa"/>
          </w:tcPr>
          <w:p w14:paraId="2B45801B" w14:textId="77777777" w:rsidR="00495EAA" w:rsidRPr="00766AD0" w:rsidRDefault="2E926AA2" w:rsidP="2E926AA2">
            <w:pPr>
              <w:pStyle w:val="TableParagraph"/>
              <w:spacing w:before="59"/>
              <w:ind w:left="110"/>
              <w:rPr>
                <w:sz w:val="16"/>
                <w:szCs w:val="16"/>
                <w:lang w:val="nl-BE"/>
              </w:rPr>
            </w:pPr>
            <w:r w:rsidRPr="2E926AA2">
              <w:rPr>
                <w:sz w:val="16"/>
                <w:szCs w:val="16"/>
                <w:lang w:val="nl-BE"/>
              </w:rPr>
              <w:t>M. De Keyzer, D. Hens, J. Scheerlinck, M. Goorden</w:t>
            </w:r>
          </w:p>
        </w:tc>
        <w:tc>
          <w:tcPr>
            <w:tcW w:w="4815" w:type="dxa"/>
          </w:tcPr>
          <w:p w14:paraId="245044D5" w14:textId="77777777" w:rsidR="001508B0" w:rsidRPr="00766AD0" w:rsidRDefault="2E926AA2" w:rsidP="2E926AA2">
            <w:pPr>
              <w:pStyle w:val="TableParagraph"/>
              <w:spacing w:before="59"/>
              <w:ind w:left="110"/>
              <w:jc w:val="both"/>
              <w:rPr>
                <w:sz w:val="16"/>
                <w:szCs w:val="16"/>
                <w:lang w:val="nl-BE"/>
              </w:rPr>
            </w:pPr>
            <w:r w:rsidRPr="2E926AA2">
              <w:rPr>
                <w:sz w:val="16"/>
                <w:szCs w:val="16"/>
                <w:lang w:val="nl-BE"/>
              </w:rPr>
              <w:t>Verwerken feedback reviewers en workshop sessie 23/07/2018</w:t>
            </w:r>
          </w:p>
        </w:tc>
      </w:tr>
      <w:tr w:rsidR="00E4214F" w:rsidRPr="00495EAA" w14:paraId="0C0111CF" w14:textId="77777777" w:rsidTr="2E926AA2">
        <w:trPr>
          <w:trHeight w:val="340"/>
        </w:trPr>
        <w:tc>
          <w:tcPr>
            <w:tcW w:w="1006" w:type="dxa"/>
          </w:tcPr>
          <w:p w14:paraId="1C60BE1A"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0.04</w:t>
            </w:r>
          </w:p>
        </w:tc>
        <w:tc>
          <w:tcPr>
            <w:tcW w:w="1560" w:type="dxa"/>
          </w:tcPr>
          <w:p w14:paraId="4669AF08"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13/07/2018</w:t>
            </w:r>
          </w:p>
        </w:tc>
        <w:tc>
          <w:tcPr>
            <w:tcW w:w="2133" w:type="dxa"/>
          </w:tcPr>
          <w:p w14:paraId="5F6C9999"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644D7EA9"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Verwerken feedback reviewers</w:t>
            </w:r>
          </w:p>
        </w:tc>
      </w:tr>
      <w:tr w:rsidR="0017350B" w:rsidRPr="00942738" w14:paraId="1E9FD562" w14:textId="77777777" w:rsidTr="2E926AA2">
        <w:trPr>
          <w:trHeight w:val="340"/>
        </w:trPr>
        <w:tc>
          <w:tcPr>
            <w:tcW w:w="1006" w:type="dxa"/>
          </w:tcPr>
          <w:p w14:paraId="2014E1B5"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0.03</w:t>
            </w:r>
          </w:p>
        </w:tc>
        <w:tc>
          <w:tcPr>
            <w:tcW w:w="1560" w:type="dxa"/>
          </w:tcPr>
          <w:p w14:paraId="5C23965F"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04/07/2018</w:t>
            </w:r>
          </w:p>
        </w:tc>
        <w:tc>
          <w:tcPr>
            <w:tcW w:w="2133" w:type="dxa"/>
          </w:tcPr>
          <w:p w14:paraId="5C4CAE80"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04CF453D"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Verwerken feedback sub-werkgroep sessie 26/06/2018</w:t>
            </w:r>
          </w:p>
        </w:tc>
      </w:tr>
      <w:tr w:rsidR="0017350B" w:rsidRPr="00495EAA" w14:paraId="7961BCE5" w14:textId="77777777" w:rsidTr="2E926AA2">
        <w:trPr>
          <w:trHeight w:val="340"/>
        </w:trPr>
        <w:tc>
          <w:tcPr>
            <w:tcW w:w="1006" w:type="dxa"/>
          </w:tcPr>
          <w:p w14:paraId="74C9C81F"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0.02</w:t>
            </w:r>
          </w:p>
        </w:tc>
        <w:tc>
          <w:tcPr>
            <w:tcW w:w="1560" w:type="dxa"/>
          </w:tcPr>
          <w:p w14:paraId="7C0F3DF3"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21/10/2017</w:t>
            </w:r>
          </w:p>
        </w:tc>
        <w:tc>
          <w:tcPr>
            <w:tcW w:w="2133" w:type="dxa"/>
          </w:tcPr>
          <w:p w14:paraId="6FC89AAC" w14:textId="77777777" w:rsidR="0017350B" w:rsidRPr="00766AD0" w:rsidRDefault="2E926AA2" w:rsidP="2E926AA2">
            <w:pPr>
              <w:pStyle w:val="TableParagraph"/>
              <w:spacing w:before="59" w:line="278" w:lineRule="auto"/>
              <w:jc w:val="both"/>
              <w:rPr>
                <w:sz w:val="16"/>
                <w:szCs w:val="16"/>
                <w:lang w:val="nl-BE"/>
              </w:rPr>
            </w:pPr>
            <w:r w:rsidRPr="2E926AA2">
              <w:rPr>
                <w:sz w:val="16"/>
                <w:szCs w:val="16"/>
                <w:lang w:val="nl-BE"/>
              </w:rPr>
              <w:t>D. Hens, M. Goorden</w:t>
            </w:r>
          </w:p>
        </w:tc>
        <w:tc>
          <w:tcPr>
            <w:tcW w:w="4815" w:type="dxa"/>
          </w:tcPr>
          <w:p w14:paraId="7DE29B03"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Eerste ontwerp</w:t>
            </w:r>
          </w:p>
        </w:tc>
      </w:tr>
      <w:tr w:rsidR="0017350B" w:rsidRPr="00495EAA" w14:paraId="4EB03EBF" w14:textId="77777777" w:rsidTr="2E926AA2">
        <w:trPr>
          <w:trHeight w:val="340"/>
        </w:trPr>
        <w:tc>
          <w:tcPr>
            <w:tcW w:w="1006" w:type="dxa"/>
          </w:tcPr>
          <w:p w14:paraId="3598924E"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0.01</w:t>
            </w:r>
          </w:p>
        </w:tc>
        <w:tc>
          <w:tcPr>
            <w:tcW w:w="1560" w:type="dxa"/>
          </w:tcPr>
          <w:p w14:paraId="39319094"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20/06/2018</w:t>
            </w:r>
          </w:p>
        </w:tc>
        <w:tc>
          <w:tcPr>
            <w:tcW w:w="2133" w:type="dxa"/>
          </w:tcPr>
          <w:p w14:paraId="3D845A3A"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M. Goorden</w:t>
            </w:r>
          </w:p>
        </w:tc>
        <w:tc>
          <w:tcPr>
            <w:tcW w:w="4815" w:type="dxa"/>
          </w:tcPr>
          <w:p w14:paraId="19864275"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Creatie document</w:t>
            </w:r>
          </w:p>
        </w:tc>
      </w:tr>
    </w:tbl>
    <w:p w14:paraId="5A6400B9" w14:textId="77777777" w:rsidR="0017350B" w:rsidRPr="00495EAA" w:rsidRDefault="00315104" w:rsidP="00BC4EE1">
      <w:pPr>
        <w:pStyle w:val="Plattetekst"/>
        <w:spacing w:before="8"/>
        <w:jc w:val="both"/>
        <w:rPr>
          <w:b/>
          <w:sz w:val="14"/>
          <w:lang w:val="nl-BE"/>
        </w:rPr>
      </w:pPr>
      <w:r>
        <w:rPr>
          <w:noProof/>
          <w:sz w:val="28"/>
          <w:lang w:val="nl-BE"/>
        </w:rPr>
        <w:lastRenderedPageBreak/>
        <mc:AlternateContent>
          <mc:Choice Requires="wps">
            <w:drawing>
              <wp:anchor distT="0" distB="0" distL="0" distR="0" simplePos="0" relativeHeight="251658240" behindDoc="0" locked="0" layoutInCell="1" allowOverlap="1" wp14:anchorId="1C40285B" wp14:editId="6458F9A8">
                <wp:simplePos x="0" y="0"/>
                <wp:positionH relativeFrom="page">
                  <wp:posOffset>490220</wp:posOffset>
                </wp:positionH>
                <wp:positionV relativeFrom="paragraph">
                  <wp:posOffset>91440</wp:posOffset>
                </wp:positionV>
                <wp:extent cx="2791460" cy="2111375"/>
                <wp:effectExtent l="13970" t="8890" r="13970" b="13335"/>
                <wp:wrapTopAndBottom/>
                <wp:docPr id="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1460" cy="2111375"/>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F286FB" w14:textId="77777777" w:rsidR="00942738" w:rsidRPr="000C0468" w:rsidRDefault="00942738">
                            <w:pPr>
                              <w:spacing w:before="157"/>
                              <w:ind w:left="91"/>
                              <w:rPr>
                                <w:b/>
                                <w:lang w:val="nl-BE"/>
                              </w:rPr>
                            </w:pPr>
                            <w:r w:rsidRPr="000C0468">
                              <w:rPr>
                                <w:b/>
                                <w:lang w:val="nl-BE"/>
                              </w:rPr>
                              <w:t>Informatie Vlaanderen</w:t>
                            </w:r>
                          </w:p>
                          <w:p w14:paraId="593111EA" w14:textId="77777777" w:rsidR="00942738" w:rsidRPr="000C0468" w:rsidRDefault="00942738">
                            <w:pPr>
                              <w:pStyle w:val="Plattetekst"/>
                              <w:ind w:left="91"/>
                              <w:rPr>
                                <w:lang w:val="nl-BE"/>
                              </w:rPr>
                            </w:pPr>
                            <w:r w:rsidRPr="000C0468">
                              <w:rPr>
                                <w:lang w:val="nl-BE"/>
                              </w:rPr>
                              <w:t>Hoofdzetel</w:t>
                            </w:r>
                          </w:p>
                          <w:p w14:paraId="4A8929D4" w14:textId="77777777" w:rsidR="00942738" w:rsidRPr="000C0468" w:rsidRDefault="00942738">
                            <w:pPr>
                              <w:pStyle w:val="Plattetekst"/>
                              <w:spacing w:before="59"/>
                              <w:ind w:left="91"/>
                              <w:rPr>
                                <w:lang w:val="nl-BE"/>
                              </w:rPr>
                            </w:pPr>
                            <w:r w:rsidRPr="000C0468">
                              <w:rPr>
                                <w:lang w:val="nl-BE"/>
                              </w:rPr>
                              <w:t>Havenlaan 88, 1000 Brussel</w:t>
                            </w:r>
                          </w:p>
                          <w:p w14:paraId="0B169278" w14:textId="77777777" w:rsidR="00942738" w:rsidRPr="000C0468" w:rsidRDefault="00942738">
                            <w:pPr>
                              <w:pStyle w:val="Plattetekst"/>
                              <w:spacing w:before="59"/>
                              <w:ind w:left="91"/>
                              <w:rPr>
                                <w:lang w:val="nl-BE"/>
                              </w:rPr>
                            </w:pPr>
                            <w:r w:rsidRPr="000C0468">
                              <w:rPr>
                                <w:lang w:val="nl-BE"/>
                              </w:rPr>
                              <w:t>+32 (0)2 553 72 02</w:t>
                            </w:r>
                          </w:p>
                          <w:p w14:paraId="7BFDC102" w14:textId="77777777" w:rsidR="00942738" w:rsidRPr="000C0468" w:rsidRDefault="00942738">
                            <w:pPr>
                              <w:pStyle w:val="Plattetekst"/>
                              <w:spacing w:before="7"/>
                              <w:rPr>
                                <w:sz w:val="31"/>
                                <w:lang w:val="nl-BE"/>
                              </w:rPr>
                            </w:pPr>
                          </w:p>
                          <w:p w14:paraId="50E26B80" w14:textId="77777777" w:rsidR="00942738" w:rsidRPr="000C0468" w:rsidRDefault="00942738">
                            <w:pPr>
                              <w:pStyle w:val="Plattetekst"/>
                              <w:ind w:left="91"/>
                              <w:rPr>
                                <w:lang w:val="nl-BE"/>
                              </w:rPr>
                            </w:pPr>
                            <w:r w:rsidRPr="000C0468">
                              <w:rPr>
                                <w:lang w:val="nl-BE"/>
                              </w:rPr>
                              <w:t>Regionale zetel</w:t>
                            </w:r>
                          </w:p>
                          <w:p w14:paraId="1942FE6B" w14:textId="77777777" w:rsidR="00942738" w:rsidRPr="000C0468" w:rsidRDefault="00942738">
                            <w:pPr>
                              <w:pStyle w:val="Plattetekst"/>
                              <w:spacing w:before="59"/>
                              <w:ind w:left="91"/>
                              <w:rPr>
                                <w:lang w:val="nl-BE"/>
                              </w:rPr>
                            </w:pPr>
                            <w:r w:rsidRPr="000C0468">
                              <w:rPr>
                                <w:lang w:val="nl-BE"/>
                              </w:rPr>
                              <w:t>Koningin Maria Hendrikaplein 70, 9000 Gent</w:t>
                            </w:r>
                          </w:p>
                          <w:p w14:paraId="3A271E72" w14:textId="77777777" w:rsidR="00942738" w:rsidRDefault="00942738">
                            <w:pPr>
                              <w:pStyle w:val="Plattetekst"/>
                              <w:spacing w:before="59"/>
                              <w:ind w:left="91"/>
                            </w:pPr>
                            <w:r>
                              <w:t>+32 (0)9 276 15 00</w:t>
                            </w:r>
                          </w:p>
                          <w:p w14:paraId="09C7D183" w14:textId="77777777" w:rsidR="00942738" w:rsidRDefault="00942738">
                            <w:pPr>
                              <w:pStyle w:val="Plattetekst"/>
                              <w:spacing w:before="10"/>
                              <w:rPr>
                                <w:sz w:val="26"/>
                              </w:rPr>
                            </w:pPr>
                          </w:p>
                          <w:p w14:paraId="51BD36C0" w14:textId="77777777" w:rsidR="00942738" w:rsidRDefault="00942738">
                            <w:pPr>
                              <w:pStyle w:val="Plattetekst"/>
                              <w:spacing w:before="1"/>
                              <w:ind w:left="91"/>
                            </w:pPr>
                            <w:hyperlink r:id="rId23">
                              <w:r>
                                <w:t>informatie.vlaanderen@vlaanderen.be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40285B" id="_x0000_t202" coordsize="21600,21600" o:spt="202" path="m,l,21600r21600,l21600,xe">
                <v:stroke joinstyle="miter"/>
                <v:path gradientshapeok="t" o:connecttype="rect"/>
              </v:shapetype>
              <v:shape id="Text Box 37" o:spid="_x0000_s1026" type="#_x0000_t202" style="position:absolute;left:0;text-align:left;margin-left:38.6pt;margin-top:7.2pt;width:219.8pt;height:166.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" filled="f" strokeweight=".96pt">
                <v:textbox inset="0,0,0,0">
                  <w:txbxContent>
                    <w:p w14:paraId="1EF286FB" w14:textId="77777777" w:rsidR="00942738" w:rsidRPr="000C0468" w:rsidRDefault="00942738">
                      <w:pPr>
                        <w:spacing w:before="157"/>
                        <w:ind w:left="91"/>
                        <w:rPr>
                          <w:b/>
                          <w:lang w:val="nl-BE"/>
                        </w:rPr>
                      </w:pPr>
                      <w:r w:rsidRPr="000C0468">
                        <w:rPr>
                          <w:b/>
                          <w:lang w:val="nl-BE"/>
                        </w:rPr>
                        <w:t>Informatie Vlaanderen</w:t>
                      </w:r>
                    </w:p>
                    <w:p w14:paraId="593111EA" w14:textId="77777777" w:rsidR="00942738" w:rsidRPr="000C0468" w:rsidRDefault="00942738">
                      <w:pPr>
                        <w:pStyle w:val="Plattetekst"/>
                        <w:ind w:left="91"/>
                        <w:rPr>
                          <w:lang w:val="nl-BE"/>
                        </w:rPr>
                      </w:pPr>
                      <w:r w:rsidRPr="000C0468">
                        <w:rPr>
                          <w:lang w:val="nl-BE"/>
                        </w:rPr>
                        <w:t>Hoofdzetel</w:t>
                      </w:r>
                    </w:p>
                    <w:p w14:paraId="4A8929D4" w14:textId="77777777" w:rsidR="00942738" w:rsidRPr="000C0468" w:rsidRDefault="00942738">
                      <w:pPr>
                        <w:pStyle w:val="Plattetekst"/>
                        <w:spacing w:before="59"/>
                        <w:ind w:left="91"/>
                        <w:rPr>
                          <w:lang w:val="nl-BE"/>
                        </w:rPr>
                      </w:pPr>
                      <w:r w:rsidRPr="000C0468">
                        <w:rPr>
                          <w:lang w:val="nl-BE"/>
                        </w:rPr>
                        <w:t>Havenlaan 88, 1000 Brussel</w:t>
                      </w:r>
                    </w:p>
                    <w:p w14:paraId="0B169278" w14:textId="77777777" w:rsidR="00942738" w:rsidRPr="000C0468" w:rsidRDefault="00942738">
                      <w:pPr>
                        <w:pStyle w:val="Plattetekst"/>
                        <w:spacing w:before="59"/>
                        <w:ind w:left="91"/>
                        <w:rPr>
                          <w:lang w:val="nl-BE"/>
                        </w:rPr>
                      </w:pPr>
                      <w:r w:rsidRPr="000C0468">
                        <w:rPr>
                          <w:lang w:val="nl-BE"/>
                        </w:rPr>
                        <w:t>+32 (0)2 553 72 02</w:t>
                      </w:r>
                    </w:p>
                    <w:p w14:paraId="7BFDC102" w14:textId="77777777" w:rsidR="00942738" w:rsidRPr="000C0468" w:rsidRDefault="00942738">
                      <w:pPr>
                        <w:pStyle w:val="Plattetekst"/>
                        <w:spacing w:before="7"/>
                        <w:rPr>
                          <w:sz w:val="31"/>
                          <w:lang w:val="nl-BE"/>
                        </w:rPr>
                      </w:pPr>
                    </w:p>
                    <w:p w14:paraId="50E26B80" w14:textId="77777777" w:rsidR="00942738" w:rsidRPr="000C0468" w:rsidRDefault="00942738">
                      <w:pPr>
                        <w:pStyle w:val="Plattetekst"/>
                        <w:ind w:left="91"/>
                        <w:rPr>
                          <w:lang w:val="nl-BE"/>
                        </w:rPr>
                      </w:pPr>
                      <w:r w:rsidRPr="000C0468">
                        <w:rPr>
                          <w:lang w:val="nl-BE"/>
                        </w:rPr>
                        <w:t>Regionale zetel</w:t>
                      </w:r>
                    </w:p>
                    <w:p w14:paraId="1942FE6B" w14:textId="77777777" w:rsidR="00942738" w:rsidRPr="000C0468" w:rsidRDefault="00942738">
                      <w:pPr>
                        <w:pStyle w:val="Plattetekst"/>
                        <w:spacing w:before="59"/>
                        <w:ind w:left="91"/>
                        <w:rPr>
                          <w:lang w:val="nl-BE"/>
                        </w:rPr>
                      </w:pPr>
                      <w:r w:rsidRPr="000C0468">
                        <w:rPr>
                          <w:lang w:val="nl-BE"/>
                        </w:rPr>
                        <w:t>Koningin Maria Hendrikaplein 70, 9000 Gent</w:t>
                      </w:r>
                    </w:p>
                    <w:p w14:paraId="3A271E72" w14:textId="77777777" w:rsidR="00942738" w:rsidRDefault="00942738">
                      <w:pPr>
                        <w:pStyle w:val="Plattetekst"/>
                        <w:spacing w:before="59"/>
                        <w:ind w:left="91"/>
                      </w:pPr>
                      <w:r>
                        <w:t>+32 (0)9 276 15 00</w:t>
                      </w:r>
                    </w:p>
                    <w:p w14:paraId="09C7D183" w14:textId="77777777" w:rsidR="00942738" w:rsidRDefault="00942738">
                      <w:pPr>
                        <w:pStyle w:val="Plattetekst"/>
                        <w:spacing w:before="10"/>
                        <w:rPr>
                          <w:sz w:val="26"/>
                        </w:rPr>
                      </w:pPr>
                    </w:p>
                    <w:p w14:paraId="51BD36C0" w14:textId="77777777" w:rsidR="00942738" w:rsidRDefault="00942738">
                      <w:pPr>
                        <w:pStyle w:val="Plattetekst"/>
                        <w:spacing w:before="1"/>
                        <w:ind w:left="91"/>
                      </w:pPr>
                      <w:hyperlink r:id="rId24">
                        <w:r>
                          <w:t>informatie.vlaanderen@vlaanderen.be</w:t>
                        </w:r>
                      </w:hyperlink>
                    </w:p>
                  </w:txbxContent>
                </v:textbox>
                <w10:wrap type="topAndBottom" anchorx="page"/>
              </v:shape>
            </w:pict>
          </mc:Fallback>
        </mc:AlternateContent>
      </w:r>
    </w:p>
    <w:p w14:paraId="497CA328" w14:textId="77777777" w:rsidR="0017350B" w:rsidRPr="00495EAA" w:rsidRDefault="2E926AA2" w:rsidP="2E926AA2">
      <w:pPr>
        <w:pStyle w:val="Kop1"/>
        <w:numPr>
          <w:ilvl w:val="0"/>
          <w:numId w:val="2"/>
        </w:numPr>
        <w:tabs>
          <w:tab w:val="left" w:pos="473"/>
        </w:tabs>
        <w:ind w:hanging="360"/>
        <w:rPr>
          <w:lang w:val="nl-BE"/>
        </w:rPr>
      </w:pPr>
      <w:bookmarkStart w:id="18" w:name="_Toc523153242"/>
      <w:r w:rsidRPr="2E926AA2">
        <w:rPr>
          <w:sz w:val="36"/>
          <w:szCs w:val="36"/>
          <w:lang w:val="nl-BE"/>
        </w:rPr>
        <w:t>I</w:t>
      </w:r>
      <w:r w:rsidRPr="2E926AA2">
        <w:rPr>
          <w:lang w:val="nl-BE"/>
        </w:rPr>
        <w:t>NLEIDING</w:t>
      </w:r>
      <w:bookmarkEnd w:id="18"/>
    </w:p>
    <w:p w14:paraId="4D8C093A" w14:textId="77777777" w:rsidR="0017350B" w:rsidRPr="002A6AF4" w:rsidRDefault="0017350B" w:rsidP="002A6AF4">
      <w:pPr>
        <w:rPr>
          <w:lang w:val="nl-BE"/>
        </w:rPr>
      </w:pPr>
    </w:p>
    <w:p w14:paraId="104ACBCB" w14:textId="77777777" w:rsidR="0017350B" w:rsidRPr="00495EAA" w:rsidRDefault="2E926AA2" w:rsidP="2E926AA2">
      <w:pPr>
        <w:pStyle w:val="Kop2"/>
        <w:numPr>
          <w:ilvl w:val="1"/>
          <w:numId w:val="2"/>
        </w:numPr>
        <w:tabs>
          <w:tab w:val="left" w:pos="833"/>
        </w:tabs>
        <w:spacing w:before="1"/>
        <w:ind w:hanging="720"/>
        <w:rPr>
          <w:lang w:val="nl-BE"/>
        </w:rPr>
      </w:pPr>
      <w:bookmarkStart w:id="19" w:name="_Toc523153243"/>
      <w:r w:rsidRPr="2E926AA2">
        <w:rPr>
          <w:sz w:val="32"/>
          <w:szCs w:val="32"/>
          <w:lang w:val="nl-BE"/>
        </w:rPr>
        <w:t>C</w:t>
      </w:r>
      <w:r w:rsidRPr="2E926AA2">
        <w:rPr>
          <w:lang w:val="nl-BE"/>
        </w:rPr>
        <w:t>ontext</w:t>
      </w:r>
      <w:bookmarkEnd w:id="19"/>
    </w:p>
    <w:p w14:paraId="2078D66E" w14:textId="77777777" w:rsidR="0017350B" w:rsidRPr="002A6AF4" w:rsidRDefault="0017350B" w:rsidP="002A6AF4">
      <w:pPr>
        <w:rPr>
          <w:lang w:val="nl-BE"/>
        </w:rPr>
      </w:pPr>
    </w:p>
    <w:p w14:paraId="56C70FD4" w14:textId="77777777" w:rsidR="00092335" w:rsidRPr="00495EAA" w:rsidRDefault="00DE336D" w:rsidP="2E926AA2">
      <w:pPr>
        <w:pStyle w:val="Plattetekst"/>
        <w:spacing w:line="276" w:lineRule="auto"/>
        <w:jc w:val="both"/>
        <w:rPr>
          <w:lang w:val="nl-BE"/>
        </w:rPr>
      </w:pPr>
      <w:r w:rsidRPr="00DE336D">
        <w:rPr>
          <w:lang w:val="nl-BE"/>
        </w:rPr>
        <w:t xml:space="preserve">Elektronisch bestuurlijk </w:t>
      </w:r>
      <w:r w:rsidR="00A65A8E">
        <w:rPr>
          <w:lang w:val="nl-BE"/>
        </w:rPr>
        <w:t>gegevens</w:t>
      </w:r>
      <w:r w:rsidRPr="00DE336D">
        <w:rPr>
          <w:lang w:val="nl-BE"/>
        </w:rPr>
        <w:t>verkeer</w:t>
      </w:r>
      <w:r>
        <w:rPr>
          <w:rStyle w:val="Voetnootmarkering"/>
          <w:lang w:val="nl-BE"/>
        </w:rPr>
        <w:footnoteReference w:id="2"/>
      </w:r>
      <w:r w:rsidRPr="00DE336D">
        <w:rPr>
          <w:lang w:val="nl-BE"/>
        </w:rPr>
        <w:t xml:space="preserve"> of ‘e-government’ wil via het gebruik van informatie- en communicatietechnologieën (ICT) de relatie tussen de overheid en burgers, ondernemingen, organisaties, instellingen en verenigingen alsook tussen onderdelen van de overheid zelf, voortdurend transparanter, doelmatiger en meer geïntegreerd laten verlopen. ICT is slechts een middel om deze doelstellingen te realiseren. Elektronisch bestuurlijk </w:t>
      </w:r>
      <w:r w:rsidR="00A65A8E">
        <w:rPr>
          <w:lang w:val="nl-BE"/>
        </w:rPr>
        <w:t>gegevens</w:t>
      </w:r>
      <w:r w:rsidRPr="00DE336D">
        <w:rPr>
          <w:lang w:val="nl-BE"/>
        </w:rPr>
        <w:t>verkeer slaat zowel op het elektronisch aanbieden van informatie (elektronische informatie) als van diensten (elektronische communicatie en transacties) in het belang van alle betrokken partijen. Voor het leveren van een goede dienstverlening is een goed beheer van de gegevens binnen de overh</w:t>
      </w:r>
      <w:r>
        <w:rPr>
          <w:lang w:val="nl-BE"/>
        </w:rPr>
        <w:t>eid van bijzonder groot belang.</w:t>
      </w:r>
    </w:p>
    <w:p w14:paraId="2DB71800" w14:textId="77777777" w:rsidR="001B4747" w:rsidRPr="00092335" w:rsidRDefault="2E926AA2" w:rsidP="2E926AA2">
      <w:pPr>
        <w:pStyle w:val="Plattetekst"/>
        <w:spacing w:line="276" w:lineRule="auto"/>
        <w:jc w:val="both"/>
        <w:rPr>
          <w:lang w:val="nl-BE"/>
        </w:rPr>
      </w:pPr>
      <w:r w:rsidRPr="2E926AA2">
        <w:rPr>
          <w:lang w:val="nl-BE"/>
        </w:rPr>
        <w:t>De Vlaamse Regering heeft al vroeg het belang erkend van elektronisch gegevensverkeer om te komen tot een betere en efficiëntere overheid, daarom wil de Vlaamse Overheid werken aan het principe van de eenmalige gegevensopvraging en het principe van de authentieke gegevensbronnen.</w:t>
      </w:r>
    </w:p>
    <w:p w14:paraId="642085A0" w14:textId="77777777" w:rsidR="000566BF" w:rsidRPr="00495EAA" w:rsidRDefault="000566BF" w:rsidP="00BC4EE1">
      <w:pPr>
        <w:pStyle w:val="Plattetekst"/>
        <w:spacing w:line="276" w:lineRule="auto"/>
        <w:jc w:val="both"/>
        <w:rPr>
          <w:lang w:val="nl-BE"/>
        </w:rPr>
      </w:pPr>
    </w:p>
    <w:p w14:paraId="4EB32BDB" w14:textId="77777777" w:rsidR="00C23FA3" w:rsidRDefault="2E926AA2" w:rsidP="2E926AA2">
      <w:pPr>
        <w:pStyle w:val="Plattetekst"/>
        <w:spacing w:line="276" w:lineRule="auto"/>
        <w:jc w:val="both"/>
        <w:rPr>
          <w:lang w:val="nl-BE"/>
        </w:rPr>
      </w:pPr>
      <w:r w:rsidRPr="2E926AA2">
        <w:rPr>
          <w:lang w:val="nl-BE"/>
        </w:rPr>
        <w:t xml:space="preserve">Het elektronische bestuurlijke gegevensverkeer is slechts een schakel in het ruimere e-governmentbeleid van de Vlaamse Regering dat in essentie gaat over het inzetten van nieuwe technologieën en procesreorganisaties in het verbeteren van de dienstverlening naar de klant en het verhogen van de interne efficiëntie van de overheid. </w:t>
      </w:r>
    </w:p>
    <w:p w14:paraId="4AA65D81" w14:textId="77777777" w:rsidR="00C23FA3" w:rsidRDefault="00C23FA3" w:rsidP="00BC4EE1">
      <w:pPr>
        <w:pStyle w:val="Plattetekst"/>
        <w:spacing w:line="276" w:lineRule="auto"/>
        <w:jc w:val="both"/>
        <w:rPr>
          <w:lang w:val="nl-BE"/>
        </w:rPr>
      </w:pPr>
    </w:p>
    <w:p w14:paraId="6B5DFBBF" w14:textId="77777777" w:rsidR="00C23FA3" w:rsidRPr="00C23FA3" w:rsidRDefault="2E926AA2" w:rsidP="2E926AA2">
      <w:pPr>
        <w:pStyle w:val="Plattetekst"/>
        <w:spacing w:line="276" w:lineRule="auto"/>
        <w:jc w:val="both"/>
        <w:rPr>
          <w:lang w:val="nl-BE"/>
        </w:rPr>
      </w:pPr>
      <w:r w:rsidRPr="2E926AA2">
        <w:rPr>
          <w:lang w:val="nl-BE"/>
        </w:rPr>
        <w:t>Dankzij het principe van de authentieke gegevensbron moeten andere administratieve diensten de reeds beschikbare gegevens niet meer zelf verzamelen, opslaan of beheren. Zij kunnen deze rechtstreeks, bij voorkeur langs elektronische weg, bij de authentieke gegevensbron opvragen. Door dit principe van gegevensdeling worden administratieve lasten en kosten voor de betrokkenen alsook de risico’s op fouten en dubbel werk verminderd.</w:t>
      </w:r>
    </w:p>
    <w:p w14:paraId="0F8FBF15" w14:textId="77777777" w:rsidR="0017350B" w:rsidRPr="00495EAA" w:rsidRDefault="0017350B" w:rsidP="00BC4EE1">
      <w:pPr>
        <w:pStyle w:val="Plattetekst"/>
        <w:spacing w:before="9"/>
        <w:jc w:val="both"/>
        <w:rPr>
          <w:sz w:val="29"/>
          <w:lang w:val="nl-BE"/>
        </w:rPr>
      </w:pPr>
    </w:p>
    <w:p w14:paraId="18A2434D" w14:textId="77777777" w:rsidR="0017350B" w:rsidRPr="00495EAA" w:rsidRDefault="2E926AA2" w:rsidP="2E926AA2">
      <w:pPr>
        <w:pStyle w:val="Kop2"/>
        <w:numPr>
          <w:ilvl w:val="1"/>
          <w:numId w:val="2"/>
        </w:numPr>
        <w:tabs>
          <w:tab w:val="left" w:pos="833"/>
        </w:tabs>
        <w:spacing w:before="1"/>
        <w:ind w:hanging="720"/>
        <w:rPr>
          <w:lang w:val="nl-BE"/>
        </w:rPr>
      </w:pPr>
      <w:bookmarkStart w:id="20" w:name="_Toc523153244"/>
      <w:r w:rsidRPr="2E926AA2">
        <w:rPr>
          <w:sz w:val="32"/>
          <w:szCs w:val="32"/>
          <w:lang w:val="nl-BE"/>
        </w:rPr>
        <w:t>S</w:t>
      </w:r>
      <w:r w:rsidRPr="2E926AA2">
        <w:rPr>
          <w:lang w:val="nl-BE"/>
        </w:rPr>
        <w:t>cope</w:t>
      </w:r>
      <w:bookmarkEnd w:id="20"/>
    </w:p>
    <w:p w14:paraId="23FC9D11" w14:textId="77777777" w:rsidR="0017350B" w:rsidRPr="002A6AF4" w:rsidRDefault="0017350B" w:rsidP="002A6AF4">
      <w:pPr>
        <w:rPr>
          <w:lang w:val="nl-BE"/>
        </w:rPr>
      </w:pPr>
    </w:p>
    <w:p w14:paraId="2D226294" w14:textId="77777777" w:rsidR="000566BF" w:rsidRPr="00495EAA" w:rsidRDefault="000C0468" w:rsidP="2E926AA2">
      <w:pPr>
        <w:pStyle w:val="Plattetekst"/>
        <w:spacing w:line="276" w:lineRule="auto"/>
        <w:jc w:val="both"/>
        <w:rPr>
          <w:lang w:val="nl-BE"/>
        </w:rPr>
      </w:pPr>
      <w:r w:rsidRPr="00495EAA">
        <w:rPr>
          <w:lang w:val="nl-BE"/>
        </w:rPr>
        <w:t>Dit do</w:t>
      </w:r>
      <w:r w:rsidR="00045CD3" w:rsidRPr="00495EAA">
        <w:rPr>
          <w:lang w:val="nl-BE"/>
        </w:rPr>
        <w:t>cument beschrijft een schaalbare procedure voor het erkennen van authentieke gegevensbronnen.</w:t>
      </w:r>
      <w:r w:rsidR="007B615B">
        <w:rPr>
          <w:lang w:val="nl-BE"/>
        </w:rPr>
        <w:t xml:space="preserve"> Het proces en de methode</w:t>
      </w:r>
      <w:r w:rsidR="00A65A8E">
        <w:rPr>
          <w:lang w:val="nl-BE"/>
        </w:rPr>
        <w:t xml:space="preserve"> van deze erkenningsprocedure</w:t>
      </w:r>
      <w:r w:rsidR="007B615B">
        <w:rPr>
          <w:lang w:val="nl-BE"/>
        </w:rPr>
        <w:t xml:space="preserve"> zijn gebaseerd op internationale best practices van onder meer ISO</w:t>
      </w:r>
      <w:r w:rsidR="007B615B">
        <w:rPr>
          <w:rStyle w:val="Voetnootmarkering"/>
          <w:lang w:val="nl-BE"/>
        </w:rPr>
        <w:footnoteReference w:id="3"/>
      </w:r>
      <w:r w:rsidR="007B615B">
        <w:rPr>
          <w:lang w:val="nl-BE"/>
        </w:rPr>
        <w:t xml:space="preserve">, </w:t>
      </w:r>
      <w:r w:rsidR="007B615B">
        <w:rPr>
          <w:lang w:val="nl-BE"/>
        </w:rPr>
        <w:lastRenderedPageBreak/>
        <w:t>CMMI</w:t>
      </w:r>
      <w:r w:rsidR="007B615B">
        <w:rPr>
          <w:rStyle w:val="Voetnootmarkering"/>
          <w:lang w:val="nl-BE"/>
        </w:rPr>
        <w:footnoteReference w:id="4"/>
      </w:r>
      <w:r w:rsidR="007B615B">
        <w:rPr>
          <w:lang w:val="nl-BE"/>
        </w:rPr>
        <w:t xml:space="preserve"> en COBIT</w:t>
      </w:r>
      <w:r w:rsidR="007B615B">
        <w:rPr>
          <w:rStyle w:val="Voetnootmarkering"/>
          <w:lang w:val="nl-BE"/>
        </w:rPr>
        <w:footnoteReference w:id="5"/>
      </w:r>
      <w:r w:rsidR="007B615B">
        <w:rPr>
          <w:lang w:val="nl-BE"/>
        </w:rPr>
        <w:t>,</w:t>
      </w:r>
      <w:r w:rsidR="00A22CA3">
        <w:rPr>
          <w:lang w:val="nl-BE"/>
        </w:rPr>
        <w:t xml:space="preserve"> de erkenningsprocedure voor data-standaarden</w:t>
      </w:r>
      <w:r w:rsidR="00A22CA3">
        <w:rPr>
          <w:rStyle w:val="Voetnootmarkering"/>
          <w:lang w:val="nl-BE"/>
        </w:rPr>
        <w:footnoteReference w:id="6"/>
      </w:r>
      <w:r w:rsidR="007B615B">
        <w:rPr>
          <w:lang w:val="nl-BE"/>
        </w:rPr>
        <w:t xml:space="preserve"> en op internationale procedures.</w:t>
      </w:r>
      <w:r w:rsidR="000566BF" w:rsidRPr="00495EAA">
        <w:rPr>
          <w:lang w:val="nl-BE"/>
        </w:rPr>
        <w:t xml:space="preserve"> Het Stuurorgaan Vlaams Informatie en ICT-beleid wil inzetten op het </w:t>
      </w:r>
      <w:r w:rsidR="008C11A8" w:rsidRPr="00495EAA">
        <w:rPr>
          <w:lang w:val="nl-BE"/>
        </w:rPr>
        <w:t>‘</w:t>
      </w:r>
      <w:r w:rsidR="005221FE" w:rsidRPr="00495EAA">
        <w:rPr>
          <w:lang w:val="nl-BE"/>
        </w:rPr>
        <w:t xml:space="preserve">once </w:t>
      </w:r>
      <w:r w:rsidR="000566BF" w:rsidRPr="00495EAA">
        <w:rPr>
          <w:lang w:val="nl-BE"/>
        </w:rPr>
        <w:t>only</w:t>
      </w:r>
      <w:r w:rsidR="008C11A8" w:rsidRPr="00495EAA">
        <w:rPr>
          <w:lang w:val="nl-BE"/>
        </w:rPr>
        <w:t>’</w:t>
      </w:r>
      <w:r w:rsidR="000566BF" w:rsidRPr="00495EAA">
        <w:rPr>
          <w:lang w:val="nl-BE"/>
        </w:rPr>
        <w:t>-principe door het gebruik van authentieke gegevensbronnen.</w:t>
      </w:r>
      <w:r w:rsidR="008C11A8" w:rsidRPr="00495EAA">
        <w:rPr>
          <w:lang w:val="nl-BE"/>
        </w:rPr>
        <w:t xml:space="preserve"> Bepaalde voorwaarden moeten ervoor zorgen dat de erkende Vlaamse authentieke gegevensbron bruikbaar is voor alle entiteiten</w:t>
      </w:r>
      <w:r w:rsidR="008E2A74">
        <w:rPr>
          <w:lang w:val="nl-BE"/>
        </w:rPr>
        <w:t xml:space="preserve"> van de Vlaamse overheid en alle </w:t>
      </w:r>
      <w:r w:rsidR="00215BF4">
        <w:rPr>
          <w:lang w:val="nl-BE"/>
        </w:rPr>
        <w:t>lokale</w:t>
      </w:r>
      <w:r w:rsidR="008E2A74">
        <w:rPr>
          <w:lang w:val="nl-BE"/>
        </w:rPr>
        <w:t xml:space="preserve"> besturen</w:t>
      </w:r>
      <w:r w:rsidR="007B615B">
        <w:rPr>
          <w:lang w:val="nl-BE"/>
        </w:rPr>
        <w:t>.</w:t>
      </w:r>
    </w:p>
    <w:p w14:paraId="1B2C9398" w14:textId="77777777" w:rsidR="002C51CE" w:rsidRDefault="002C51CE" w:rsidP="00BC4EE1">
      <w:pPr>
        <w:pStyle w:val="Plattetekst"/>
        <w:spacing w:line="276" w:lineRule="auto"/>
        <w:jc w:val="both"/>
        <w:rPr>
          <w:lang w:val="nl-BE"/>
        </w:rPr>
      </w:pPr>
    </w:p>
    <w:p w14:paraId="1827012B" w14:textId="77777777" w:rsidR="00C23FA3" w:rsidRPr="00495EAA" w:rsidRDefault="2E926AA2" w:rsidP="2E926AA2">
      <w:pPr>
        <w:pStyle w:val="Plattetekst"/>
        <w:spacing w:line="276" w:lineRule="auto"/>
        <w:jc w:val="both"/>
        <w:rPr>
          <w:lang w:val="nl-BE"/>
        </w:rPr>
      </w:pPr>
      <w:r w:rsidRPr="2E926AA2">
        <w:rPr>
          <w:lang w:val="nl-BE"/>
        </w:rPr>
        <w:t>Bij het uitwerken van de erkenningsprocedure voor authentieke gegevensbronnen is het van belang dat de doelen van verschillende belanghebbenden gealigneerd zijn. Dit proces is immers gericht op het bouwen van consensus tussen de verschillende publieke administraties, en wordt onderbouwd aan de hand van heldere communicatie en duidelijke documentatie. Alle betrokkenen moeten op de hoogte zijn van de voordelen en meerwaarde die erkende authentieke gegevensbronnen met zich mee brengen. De erkenningsprocedure uiteengezet in dit document is gebaseerd op internationale standaarden, is afgestemd met experten zowel binnen de eigen organisatie als buiten het werkveld en vervolgens verder verfijnd.</w:t>
      </w:r>
    </w:p>
    <w:p w14:paraId="2B648505" w14:textId="77777777" w:rsidR="00C23FA3" w:rsidRPr="00495EAA" w:rsidRDefault="00C23FA3" w:rsidP="00BC4EE1">
      <w:pPr>
        <w:pStyle w:val="Plattetekst"/>
        <w:spacing w:line="276" w:lineRule="auto"/>
        <w:jc w:val="both"/>
        <w:rPr>
          <w:lang w:val="nl-BE"/>
        </w:rPr>
      </w:pPr>
    </w:p>
    <w:p w14:paraId="4A4FE5B6" w14:textId="77777777" w:rsidR="006B2FC4" w:rsidRPr="007B615B" w:rsidRDefault="2E926AA2" w:rsidP="2E926AA2">
      <w:pPr>
        <w:pStyle w:val="Plattetekst"/>
        <w:spacing w:line="276" w:lineRule="auto"/>
        <w:jc w:val="both"/>
        <w:rPr>
          <w:lang w:val="nl-BE"/>
        </w:rPr>
      </w:pPr>
      <w:r w:rsidRPr="2E926AA2">
        <w:rPr>
          <w:lang w:val="nl-BE"/>
        </w:rPr>
        <w:t>Het maken van afspraken is essentieel voor kwaliteitsvolle gegevensuitwisseling. Deze afspraken dienen zo breed mogelijk verankerd te worden en leiden tot een gestandaardiseerde procedure voor het erkennen van Vlaamse authentieke gegevensbronnen. Het proces en de methode, beschreven in dit document en afgestemd met de relevante regelgeving, vormen de basis voor de procedure en criteriavereisten van het erkennen van een authentieke gegevensbron, alsook de onderliggende afspraken en principes.</w:t>
      </w:r>
      <w:r w:rsidR="00A22CA3" w:rsidRPr="2E926AA2">
        <w:rPr>
          <w:sz w:val="36"/>
          <w:szCs w:val="36"/>
          <w:lang w:val="nl-BE"/>
        </w:rPr>
        <w:br w:type="page"/>
      </w:r>
    </w:p>
    <w:p w14:paraId="762C493C" w14:textId="77777777" w:rsidR="00570496" w:rsidRPr="00570496" w:rsidRDefault="2E926AA2" w:rsidP="2E926AA2">
      <w:pPr>
        <w:pStyle w:val="Kop1"/>
        <w:numPr>
          <w:ilvl w:val="0"/>
          <w:numId w:val="2"/>
        </w:numPr>
        <w:tabs>
          <w:tab w:val="left" w:pos="473"/>
        </w:tabs>
        <w:ind w:hanging="360"/>
        <w:rPr>
          <w:lang w:val="nl-BE"/>
        </w:rPr>
      </w:pPr>
      <w:bookmarkStart w:id="21" w:name="_Toc523153245"/>
      <w:r w:rsidRPr="2E926AA2">
        <w:rPr>
          <w:sz w:val="36"/>
          <w:szCs w:val="36"/>
          <w:lang w:val="nl-BE"/>
        </w:rPr>
        <w:lastRenderedPageBreak/>
        <w:t>D</w:t>
      </w:r>
      <w:r w:rsidRPr="2E926AA2">
        <w:rPr>
          <w:sz w:val="28"/>
          <w:szCs w:val="28"/>
          <w:lang w:val="nl-BE"/>
        </w:rPr>
        <w:t>EFINITIE</w:t>
      </w:r>
      <w:bookmarkEnd w:id="21"/>
    </w:p>
    <w:p w14:paraId="1C028600" w14:textId="77777777" w:rsidR="00231EEB" w:rsidRPr="002A6AF4" w:rsidRDefault="00231EEB" w:rsidP="002A6AF4">
      <w:pPr>
        <w:rPr>
          <w:lang w:val="nl-BE"/>
        </w:rPr>
      </w:pPr>
    </w:p>
    <w:p w14:paraId="27DB6393" w14:textId="77777777" w:rsidR="003F7724" w:rsidRDefault="2E926AA2" w:rsidP="2E926AA2">
      <w:pPr>
        <w:pStyle w:val="Plattetekst"/>
        <w:spacing w:line="276" w:lineRule="auto"/>
        <w:jc w:val="both"/>
        <w:rPr>
          <w:lang w:val="nl-BE"/>
        </w:rPr>
      </w:pPr>
      <w:r w:rsidRPr="2E926AA2">
        <w:rPr>
          <w:lang w:val="nl-BE"/>
        </w:rPr>
        <w:t>Elektronisch bestuurlijk gegevensverkeer beoogt een grotere efficiëntie en effectiviteit in de dienstverlening door de overheid. Hierin passen onze principes van eenmalige gegevensopvraging, authentieke gegevensbronnen en maximale gegevensdeling tussen administraties. De eenmalige gegevensopvraging veronderstelt dat de overheid zo weinig mogelijk reeds bekende en beschikbare informatie bij de burger opvraagt. Om dit te realiseren worden gegevens opgeslagen in zogenaamde authentieke gegevensbronnen waarbij de beheersinstantie verantwoordelijk is voor het bewaken van de juistheid, volledigheid en actualisering van de gegevens.</w:t>
      </w:r>
    </w:p>
    <w:p w14:paraId="2687D35F" w14:textId="77777777" w:rsidR="00231EEB" w:rsidRDefault="00231EEB" w:rsidP="2E926AA2">
      <w:pPr>
        <w:pStyle w:val="Plattetekst"/>
        <w:spacing w:line="276" w:lineRule="auto"/>
        <w:jc w:val="both"/>
        <w:rPr>
          <w:lang w:val="nl-BE"/>
        </w:rPr>
      </w:pPr>
      <w:r>
        <w:rPr>
          <w:lang w:val="nl-BE"/>
        </w:rPr>
        <w:t xml:space="preserve">Het delen van gegevens door overheidsinstanties laat toe </w:t>
      </w:r>
      <w:r w:rsidR="00C710B2">
        <w:rPr>
          <w:lang w:val="nl-BE"/>
        </w:rPr>
        <w:t xml:space="preserve">dat burgers en gebruikers niet constant informatie hoeven te verzenden die al elders opgeslagen en bruikbaar is. Het blijft hierbij </w:t>
      </w:r>
      <w:r w:rsidR="003B2E83">
        <w:rPr>
          <w:lang w:val="nl-BE"/>
        </w:rPr>
        <w:t>dan ook</w:t>
      </w:r>
      <w:r w:rsidR="00F35F83">
        <w:rPr>
          <w:lang w:val="nl-BE"/>
        </w:rPr>
        <w:t xml:space="preserve"> </w:t>
      </w:r>
      <w:r w:rsidR="00C710B2">
        <w:rPr>
          <w:lang w:val="nl-BE"/>
        </w:rPr>
        <w:t>van belang dat de kwaliteit van de gegevens gegarandeerd kan worden. Deze garantie wordt aangeboden door de erkenning en het</w:t>
      </w:r>
      <w:r>
        <w:rPr>
          <w:lang w:val="nl-BE"/>
        </w:rPr>
        <w:t xml:space="preserve"> gebruik </w:t>
      </w:r>
      <w:r w:rsidR="00C710B2">
        <w:rPr>
          <w:lang w:val="nl-BE"/>
        </w:rPr>
        <w:t>van authentieke gegevensbronnen. Een authentieke gegevensbron wordt</w:t>
      </w:r>
      <w:r w:rsidR="003B2E83">
        <w:rPr>
          <w:lang w:val="nl-BE"/>
        </w:rPr>
        <w:t xml:space="preserve"> cfr. Art. III.66</w:t>
      </w:r>
      <w:r w:rsidR="00E34821">
        <w:rPr>
          <w:lang w:val="nl-BE"/>
        </w:rPr>
        <w:t>,</w:t>
      </w:r>
      <w:r w:rsidR="00E34821" w:rsidRPr="00E34821">
        <w:rPr>
          <w:lang w:val="nl-BE"/>
        </w:rPr>
        <w:t xml:space="preserve"> §1</w:t>
      </w:r>
      <w:r w:rsidR="00E34821">
        <w:rPr>
          <w:lang w:val="nl-BE"/>
        </w:rPr>
        <w:t>,</w:t>
      </w:r>
      <w:r w:rsidR="003B2E83">
        <w:rPr>
          <w:lang w:val="nl-BE"/>
        </w:rPr>
        <w:t xml:space="preserve"> van het bestuursdecreet </w:t>
      </w:r>
      <w:r w:rsidR="00F54C8B">
        <w:rPr>
          <w:lang w:val="nl-BE"/>
        </w:rPr>
        <w:t>VR 2018 2206 DOC.0673/2TER</w:t>
      </w:r>
      <w:r w:rsidR="00F54C8B">
        <w:rPr>
          <w:rStyle w:val="Voetnootmarkering"/>
          <w:lang w:val="nl-BE"/>
        </w:rPr>
        <w:footnoteReference w:id="7"/>
      </w:r>
      <w:r w:rsidR="00F54C8B">
        <w:rPr>
          <w:lang w:val="nl-BE"/>
        </w:rPr>
        <w:t xml:space="preserve"> </w:t>
      </w:r>
      <w:r w:rsidR="006C7214">
        <w:rPr>
          <w:lang w:val="nl-BE"/>
        </w:rPr>
        <w:t xml:space="preserve">en in </w:t>
      </w:r>
      <w:r w:rsidR="0002204A">
        <w:rPr>
          <w:lang w:val="nl-BE"/>
        </w:rPr>
        <w:t>de</w:t>
      </w:r>
      <w:r w:rsidR="006C7214">
        <w:rPr>
          <w:lang w:val="nl-BE"/>
        </w:rPr>
        <w:t xml:space="preserve"> memorie van toelichting</w:t>
      </w:r>
      <w:r w:rsidR="006C7214">
        <w:rPr>
          <w:rStyle w:val="Voetnootmarkering"/>
          <w:lang w:val="nl-BE"/>
        </w:rPr>
        <w:footnoteReference w:id="8"/>
      </w:r>
      <w:r w:rsidR="006C7214">
        <w:rPr>
          <w:lang w:val="nl-BE"/>
        </w:rPr>
        <w:t xml:space="preserve"> </w:t>
      </w:r>
      <w:r w:rsidR="00C710B2">
        <w:rPr>
          <w:lang w:val="nl-BE"/>
        </w:rPr>
        <w:t>als volgt gedefinieerd:</w:t>
      </w:r>
    </w:p>
    <w:p w14:paraId="43C4BC9A" w14:textId="77777777" w:rsidR="00C710B2" w:rsidRDefault="00C710B2" w:rsidP="00231EEB">
      <w:pPr>
        <w:pStyle w:val="Plattetekst"/>
        <w:spacing w:line="276" w:lineRule="auto"/>
        <w:jc w:val="both"/>
        <w:rPr>
          <w:lang w:val="nl-BE"/>
        </w:rPr>
      </w:pPr>
    </w:p>
    <w:p w14:paraId="6D8438A8" w14:textId="77777777" w:rsidR="00F54C8B" w:rsidRPr="00766AD0" w:rsidRDefault="2E926AA2" w:rsidP="2E926AA2">
      <w:pPr>
        <w:pStyle w:val="Plattetekst"/>
        <w:spacing w:line="276" w:lineRule="auto"/>
        <w:jc w:val="both"/>
        <w:rPr>
          <w:i/>
          <w:iCs/>
          <w:lang w:val="nl-NL"/>
        </w:rPr>
      </w:pPr>
      <w:r w:rsidRPr="2E926AA2">
        <w:rPr>
          <w:lang w:val="nl-BE"/>
        </w:rPr>
        <w:t>“</w:t>
      </w:r>
      <w:r w:rsidRPr="2E926AA2">
        <w:rPr>
          <w:i/>
          <w:iCs/>
          <w:lang w:val="nl-NL"/>
        </w:rPr>
        <w:t>Een authentieke gegevensbron is de meest volledige, kwalitatief hoogstaande verzameling van gegevens die op elektronische wijze worden bijgehouden, en die voor de overheidsinstanties nuttig of noodzakelijk zijn bij de uitvoering van de taken van algemeen belang waarmee ze zijn belast of bij de uitvoering van verplichtingen die op hen rusten.”</w:t>
      </w:r>
    </w:p>
    <w:p w14:paraId="047E87A3" w14:textId="77777777" w:rsidR="00231EEB" w:rsidRPr="00701BBD" w:rsidRDefault="00231EEB" w:rsidP="00231EEB">
      <w:pPr>
        <w:pStyle w:val="Plattetekst"/>
        <w:spacing w:line="276" w:lineRule="auto"/>
        <w:jc w:val="both"/>
        <w:rPr>
          <w:lang w:val="nl-NL"/>
        </w:rPr>
      </w:pPr>
    </w:p>
    <w:p w14:paraId="05261C69" w14:textId="77777777" w:rsidR="003F7724" w:rsidRDefault="2E926AA2" w:rsidP="2E926AA2">
      <w:pPr>
        <w:pStyle w:val="Plattetekst"/>
        <w:spacing w:line="276" w:lineRule="auto"/>
        <w:jc w:val="both"/>
        <w:rPr>
          <w:lang w:val="nl-BE"/>
        </w:rPr>
      </w:pPr>
      <w:r w:rsidRPr="2E926AA2">
        <w:rPr>
          <w:lang w:val="nl-BE"/>
        </w:rPr>
        <w:t>Niet alle gegevensdatabanken, ongeacht de grootte, zijn echter authentieke gegevensbronnen. Authentieke gegevensbronnen moeten garanties bieden ten aanzien van de juistheid, volledigheid en accuraatheid. Artikel III.64 bepaalt dat de Vlaamse Regering op voorstel van het stuurorgaan erkent welke gegevensbanken écht de kwalificatie ‘authentieke gegevensbron’ waard zijn. De aanduiding en erkenning van een gegevensbron door de Vlaamse Regering heeft tot gevolg dat alle instanties zich verplicht tot die bronnen moeten richten. Op die manier wordt dubbele gegevensopvraging onmogelijk gemaakt: de overheidsinstanties weten immers tot welke gegevensbronnen zij zich moeten wenden en moeten de gegevens rechtstreeks bij de authentieke gegevensbron opvragen. De aanduiding van de authentieke gegevensbronnen zal stapsgewijs gebeuren. Bestaande gegevensbronnen zullen nog moeten ‘uitgroeien’ tot een authentieke gegevensbron.</w:t>
      </w:r>
    </w:p>
    <w:p w14:paraId="221C915B" w14:textId="77777777" w:rsidR="003F7724" w:rsidRDefault="003F7724" w:rsidP="00231EEB">
      <w:pPr>
        <w:pStyle w:val="Plattetekst"/>
        <w:spacing w:line="276" w:lineRule="auto"/>
        <w:jc w:val="both"/>
        <w:rPr>
          <w:lang w:val="nl-BE"/>
        </w:rPr>
      </w:pPr>
    </w:p>
    <w:p w14:paraId="3D012627" w14:textId="77777777" w:rsidR="003F7724" w:rsidRPr="003F7724" w:rsidRDefault="2E926AA2" w:rsidP="2E926AA2">
      <w:pPr>
        <w:pStyle w:val="Plattetekst"/>
        <w:spacing w:line="276" w:lineRule="auto"/>
        <w:jc w:val="both"/>
        <w:rPr>
          <w:lang w:val="nl-BE"/>
        </w:rPr>
      </w:pPr>
      <w:r w:rsidRPr="2E926AA2">
        <w:rPr>
          <w:lang w:val="nl-BE"/>
        </w:rPr>
        <w:t>Het behalen van de criteria om erkend te kunnen worden als authentieke gegevensbron zal in bepaalde gevallen een uitgebreid ontwikkelingstraject vragen. De Vlaamse Regering bepaalt daarbij de wijze waarop de aanpassingen die noodzakelijk zijn om te evolueren naar een erkende authentieke gegevensbron, worden gefinancierd. Gelet op de nodige inspanningen om gegevensbronnen tot authentieke gegevensbronnen te laten evolueren, is immers een vroegtijdig (financieel) engagement van de Vlaamse Regering een noodzaak. Vanaf de erkenning tot authentieke gegevensbron door de Vlaamse Regering is de gegevensbron verplicht te gebruiken.</w:t>
      </w:r>
    </w:p>
    <w:p w14:paraId="702174B1" w14:textId="77777777" w:rsidR="003F7724" w:rsidRDefault="003F7724" w:rsidP="00231EEB">
      <w:pPr>
        <w:pStyle w:val="Plattetekst"/>
        <w:spacing w:line="276" w:lineRule="auto"/>
        <w:jc w:val="both"/>
        <w:rPr>
          <w:lang w:val="nl-BE"/>
        </w:rPr>
      </w:pPr>
    </w:p>
    <w:p w14:paraId="4E8691ED" w14:textId="77777777" w:rsidR="00C710B2" w:rsidRDefault="00C710B2" w:rsidP="2E926AA2">
      <w:pPr>
        <w:pStyle w:val="Plattetekst"/>
        <w:spacing w:line="276" w:lineRule="auto"/>
        <w:jc w:val="both"/>
        <w:rPr>
          <w:lang w:val="nl-BE"/>
        </w:rPr>
      </w:pPr>
      <w:r w:rsidRPr="00C710B2">
        <w:rPr>
          <w:lang w:val="nl-BE"/>
        </w:rPr>
        <w:t xml:space="preserve">Authentieke gegevensbronnen zijn een instrument om overheidssamenwerking te verbeteren en de </w:t>
      </w:r>
      <w:r w:rsidR="00BE4AD5">
        <w:rPr>
          <w:lang w:val="nl-BE"/>
        </w:rPr>
        <w:t>vooropgestelde</w:t>
      </w:r>
      <w:r w:rsidRPr="00C710B2">
        <w:rPr>
          <w:lang w:val="nl-BE"/>
        </w:rPr>
        <w:t xml:space="preserve"> doelstellingen te bereiken. Deze</w:t>
      </w:r>
      <w:r>
        <w:rPr>
          <w:lang w:val="nl-BE"/>
        </w:rPr>
        <w:t xml:space="preserve"> doelstellingen</w:t>
      </w:r>
      <w:r w:rsidR="00A22CA3">
        <w:rPr>
          <w:rStyle w:val="Voetnootmarkering"/>
          <w:lang w:val="nl-BE"/>
        </w:rPr>
        <w:footnoteReference w:id="9"/>
      </w:r>
      <w:r w:rsidRPr="00C710B2">
        <w:rPr>
          <w:lang w:val="nl-BE"/>
        </w:rPr>
        <w:t xml:space="preserve"> kunnen als volgt beschreven worden:</w:t>
      </w:r>
    </w:p>
    <w:p w14:paraId="1B991308" w14:textId="77777777" w:rsidR="008E40F2" w:rsidRPr="00766AD0" w:rsidRDefault="2E926AA2" w:rsidP="2E926AA2">
      <w:pPr>
        <w:pStyle w:val="Plattetekst"/>
        <w:numPr>
          <w:ilvl w:val="0"/>
          <w:numId w:val="16"/>
        </w:numPr>
        <w:spacing w:line="276" w:lineRule="auto"/>
        <w:jc w:val="both"/>
        <w:rPr>
          <w:lang w:val="nl-NL"/>
        </w:rPr>
      </w:pPr>
      <w:r w:rsidRPr="2E926AA2">
        <w:rPr>
          <w:b/>
          <w:bCs/>
          <w:lang w:val="nl-BE"/>
        </w:rPr>
        <w:t>Eenmalige gegevensopvraging:</w:t>
      </w:r>
      <w:r w:rsidRPr="2E926AA2">
        <w:rPr>
          <w:lang w:val="nl-BE"/>
        </w:rPr>
        <w:t xml:space="preserve"> Een belangrijk kenmerk van het elektronische bestuurlijke gegevensverkeer en een vereenvoudigd bestuur is dat gegevens slechts éénmaal bij de burger of de onderneming worden opgevraagd. Eenmalige inzameling van gegevens betekent dat aan burgers en ondernemingen geen gegevens worden gevraagd die al binnen de overheid beschikbaar zijn (‘Vraag niet wat je al weet’). Overheidsinstanties </w:t>
      </w:r>
      <w:r w:rsidRPr="2E926AA2">
        <w:rPr>
          <w:lang w:val="nl-BE"/>
        </w:rPr>
        <w:lastRenderedPageBreak/>
        <w:t xml:space="preserve">moeten gegevens, die ze nodig hebben voor de uitvoering van hun taken en verplichtingen, dus verplicht opvragen via de erkende authentieke gegevensbronnen. De Vlaamse Regering bepaalt, na advies van het stuurorgaan, de datum vanaf wanneer de burgers gerechtigd zijn om, zonder verlies van rechten, te weigeren bepaalde gegevens ter beschikking te stellen van de overheidsinstantie. </w:t>
      </w:r>
      <w:r w:rsidRPr="2E926AA2">
        <w:rPr>
          <w:lang w:val="nl-NL"/>
        </w:rPr>
        <w:t>Alleen indien er geen verplicht te gebruiken gegevensbron bestaat, kunnen de overheidsinstanties nog gegevens bij de burger opvragen.</w:t>
      </w:r>
    </w:p>
    <w:p w14:paraId="5A7BDCE4" w14:textId="77777777" w:rsidR="00364AFE" w:rsidRPr="00BC09EB" w:rsidRDefault="2E926AA2" w:rsidP="2E926AA2">
      <w:pPr>
        <w:pStyle w:val="Plattetekst"/>
        <w:numPr>
          <w:ilvl w:val="0"/>
          <w:numId w:val="16"/>
        </w:numPr>
        <w:spacing w:line="276" w:lineRule="auto"/>
        <w:jc w:val="both"/>
        <w:rPr>
          <w:lang w:val="nl-BE"/>
        </w:rPr>
      </w:pPr>
      <w:r w:rsidRPr="2E926AA2">
        <w:rPr>
          <w:b/>
          <w:bCs/>
          <w:lang w:val="nl-NL"/>
        </w:rPr>
        <w:t xml:space="preserve">Beveiliging: </w:t>
      </w:r>
      <w:r w:rsidR="000A44FD" w:rsidRPr="000A44FD">
        <w:rPr>
          <w:bCs/>
          <w:lang w:val="nl-NL"/>
        </w:rPr>
        <w:t>De</w:t>
      </w:r>
      <w:r w:rsidR="00BF623A" w:rsidRPr="000A44FD">
        <w:rPr>
          <w:lang w:val="nl-NL"/>
        </w:rPr>
        <w:t xml:space="preserve"> </w:t>
      </w:r>
      <w:r w:rsidR="00441B8B">
        <w:rPr>
          <w:lang w:val="nl-NL"/>
        </w:rPr>
        <w:t xml:space="preserve">gegevensbron </w:t>
      </w:r>
      <w:r w:rsidRPr="2E926AA2">
        <w:rPr>
          <w:lang w:val="nl-NL"/>
        </w:rPr>
        <w:t xml:space="preserve">waarborgt de verwerking, kwaliteit en veiligheid van </w:t>
      </w:r>
      <w:r w:rsidR="00441B8B">
        <w:rPr>
          <w:lang w:val="nl-NL"/>
        </w:rPr>
        <w:t xml:space="preserve">de data. Ze neemt de nodige maatregelen om de opslag, toegang tot en het gebruik van de gegevens te beveiligen. </w:t>
      </w:r>
      <w:r w:rsidR="000A44FD">
        <w:rPr>
          <w:lang w:val="nl-NL"/>
        </w:rPr>
        <w:t xml:space="preserve">Voor </w:t>
      </w:r>
      <w:r w:rsidRPr="2E926AA2">
        <w:rPr>
          <w:lang w:val="nl-NL"/>
        </w:rPr>
        <w:t xml:space="preserve">persoonlijke gegevens </w:t>
      </w:r>
      <w:r w:rsidR="00441B8B">
        <w:rPr>
          <w:lang w:val="nl-NL"/>
        </w:rPr>
        <w:t xml:space="preserve">doet ze dat </w:t>
      </w:r>
      <w:r w:rsidRPr="2E926AA2">
        <w:rPr>
          <w:lang w:val="nl-NL"/>
        </w:rPr>
        <w:t xml:space="preserve">overeenkomstig de ‘regelgeving’ over de bescherming van natuurlijke personen bij de verwerking van persoonsgegevens. </w:t>
      </w:r>
      <w:r w:rsidRPr="2E926AA2">
        <w:rPr>
          <w:lang w:val="nl-BE"/>
        </w:rPr>
        <w:t>De term “regelgeving” geeft aan dat het kan gaan om Europese (algemene verordening gegevensbescherming), federale (de federale uitvoeringswet) of Vlaamse regels en verwijst zowel naar wetgeving in de formele als de materiële zin.</w:t>
      </w:r>
      <w:r w:rsidR="00BF623A">
        <w:rPr>
          <w:lang w:val="nl-BE"/>
        </w:rPr>
        <w:t xml:space="preserve">  </w:t>
      </w:r>
    </w:p>
    <w:p w14:paraId="5CD5FF80" w14:textId="77777777" w:rsidR="00364AFE" w:rsidRPr="00BC09EB" w:rsidRDefault="2E926AA2" w:rsidP="2E926AA2">
      <w:pPr>
        <w:pStyle w:val="Plattetekst"/>
        <w:numPr>
          <w:ilvl w:val="0"/>
          <w:numId w:val="16"/>
        </w:numPr>
        <w:spacing w:line="276" w:lineRule="auto"/>
        <w:jc w:val="both"/>
        <w:rPr>
          <w:lang w:val="nl-NL"/>
        </w:rPr>
      </w:pPr>
      <w:r w:rsidRPr="2E926AA2">
        <w:rPr>
          <w:b/>
          <w:bCs/>
          <w:lang w:val="nl-NL"/>
        </w:rPr>
        <w:t xml:space="preserve">Openheid: </w:t>
      </w:r>
      <w:r w:rsidRPr="2E926AA2">
        <w:rPr>
          <w:lang w:val="nl-NL"/>
        </w:rPr>
        <w:t>Metagegevens van erkende authentieke gegevensbronnen worden publiekelijk en kosteloos ter beschikking gesteld om openheid te creëren met betrekking tot de inhoud en werking van de Vlaamse authentieke gegevensbronnen.</w:t>
      </w:r>
    </w:p>
    <w:p w14:paraId="18B7C830" w14:textId="77777777" w:rsidR="003C19B4" w:rsidRPr="00BC09EB" w:rsidRDefault="2E926AA2" w:rsidP="2E926AA2">
      <w:pPr>
        <w:pStyle w:val="Plattetekst"/>
        <w:numPr>
          <w:ilvl w:val="0"/>
          <w:numId w:val="16"/>
        </w:numPr>
        <w:spacing w:line="276" w:lineRule="auto"/>
        <w:jc w:val="both"/>
        <w:rPr>
          <w:lang w:val="nl-BE"/>
        </w:rPr>
      </w:pPr>
      <w:r w:rsidRPr="2E926AA2">
        <w:rPr>
          <w:b/>
          <w:bCs/>
          <w:lang w:val="nl-NL"/>
        </w:rPr>
        <w:t xml:space="preserve">Gegevensdeling: </w:t>
      </w:r>
      <w:r w:rsidRPr="2E926AA2">
        <w:rPr>
          <w:lang w:val="nl-NL"/>
        </w:rPr>
        <w:t>Elke overheidsinstantie staat het hergebruik van de bestuursdocumenten die ze bezit en waarop ze de nodige rechten heeft kosteloos toe, met het oog op de vervulling van publieke taken</w:t>
      </w:r>
      <w:r w:rsidRPr="2E926AA2">
        <w:rPr>
          <w:lang w:val="nl-BE"/>
        </w:rPr>
        <w:t>. Gegevensdeling van bestuursdocumenten tussen instanties gebeurt, indien mogelijk en passend, aan de hand van een open en machinaal leesbaar formaat.</w:t>
      </w:r>
    </w:p>
    <w:p w14:paraId="5D87A87C" w14:textId="77777777" w:rsidR="00364AFE" w:rsidRPr="00BC09EB" w:rsidRDefault="2E926AA2" w:rsidP="2E926AA2">
      <w:pPr>
        <w:pStyle w:val="Plattetekst"/>
        <w:numPr>
          <w:ilvl w:val="0"/>
          <w:numId w:val="16"/>
        </w:numPr>
        <w:spacing w:line="276" w:lineRule="auto"/>
        <w:jc w:val="both"/>
        <w:rPr>
          <w:lang w:val="nl-BE"/>
        </w:rPr>
      </w:pPr>
      <w:r w:rsidRPr="2E926AA2">
        <w:rPr>
          <w:b/>
          <w:bCs/>
          <w:lang w:val="nl-NL"/>
        </w:rPr>
        <w:t>Kwaliteit:</w:t>
      </w:r>
      <w:r w:rsidRPr="2E926AA2">
        <w:rPr>
          <w:lang w:val="nl-NL"/>
        </w:rPr>
        <w:t xml:space="preserve"> De gegevensbron is in lijn met de kwaliteitsvereisten van zowel de beheersinstantie als van de afnemers. Wanneer een overheidsinstantie vaststelt dat gegevens in de ontvangen bestuursdocumenten onnauwkeurig, onvolledig of onjuist zijn, is ze verplicht dit te melden aan de beheersinstantie.</w:t>
      </w:r>
    </w:p>
    <w:p w14:paraId="38578F17" w14:textId="77777777" w:rsidR="006861E1" w:rsidRPr="00BC09EB" w:rsidRDefault="2E926AA2" w:rsidP="2E926AA2">
      <w:pPr>
        <w:pStyle w:val="Plattetekst"/>
        <w:numPr>
          <w:ilvl w:val="0"/>
          <w:numId w:val="16"/>
        </w:numPr>
        <w:spacing w:line="276" w:lineRule="auto"/>
        <w:jc w:val="both"/>
        <w:rPr>
          <w:lang w:val="nl-BE"/>
        </w:rPr>
      </w:pPr>
      <w:r w:rsidRPr="2E926AA2">
        <w:rPr>
          <w:b/>
          <w:bCs/>
          <w:lang w:val="nl-NL"/>
        </w:rPr>
        <w:t xml:space="preserve">Interoperabiliteit: </w:t>
      </w:r>
      <w:r w:rsidRPr="2E926AA2">
        <w:rPr>
          <w:lang w:val="nl-NL"/>
        </w:rPr>
        <w:t>Overheidsinstanties bewerkstelligen uitwisselbaarheid van gegevens, ontsluiting van gegevens en aansluiting op elkaars processen met het oog op efficiënt en interoperabel gebruik van gegevens.</w:t>
      </w:r>
    </w:p>
    <w:p w14:paraId="12192A5E" w14:textId="77777777" w:rsidR="00B748C0" w:rsidRPr="00766AD0" w:rsidRDefault="2E926AA2" w:rsidP="2E926AA2">
      <w:pPr>
        <w:pStyle w:val="Plattetekst"/>
        <w:numPr>
          <w:ilvl w:val="0"/>
          <w:numId w:val="16"/>
        </w:numPr>
        <w:spacing w:line="276" w:lineRule="auto"/>
        <w:jc w:val="both"/>
        <w:rPr>
          <w:lang w:val="nl-NL"/>
        </w:rPr>
      </w:pPr>
      <w:r w:rsidRPr="2E926AA2">
        <w:rPr>
          <w:b/>
          <w:bCs/>
          <w:lang w:val="nl-NL"/>
        </w:rPr>
        <w:t>Verantwoordelijkheid:</w:t>
      </w:r>
      <w:r w:rsidRPr="2E926AA2">
        <w:rPr>
          <w:lang w:val="nl-NL"/>
        </w:rPr>
        <w:t xml:space="preserve"> De overheidsinstantie die de authentieke bron beheert, is verantwoordelijk voor de instandhouding, terbeschikkingstelling, veiligheid, toegang en gebruik van de authentieke gegevensbron en van de gegevens in kwestie. De Vlaamse Regering kan de modaliteiten voor de samenwerking tussen de beheersinstantie en gegevensinitiatoren nader bepalen.</w:t>
      </w:r>
    </w:p>
    <w:p w14:paraId="6A7B16C9" w14:textId="77777777" w:rsidR="00B748C0" w:rsidRDefault="00B748C0">
      <w:pPr>
        <w:rPr>
          <w:iCs/>
          <w:lang w:val="nl-NL"/>
        </w:rPr>
      </w:pPr>
      <w:r>
        <w:rPr>
          <w:iCs/>
          <w:lang w:val="nl-NL"/>
        </w:rPr>
        <w:br w:type="page"/>
      </w:r>
    </w:p>
    <w:p w14:paraId="0F261788" w14:textId="77777777" w:rsidR="00AB1B8B" w:rsidRPr="00766AD0" w:rsidRDefault="2E926AA2" w:rsidP="2E926AA2">
      <w:pPr>
        <w:pStyle w:val="Kop1"/>
        <w:numPr>
          <w:ilvl w:val="0"/>
          <w:numId w:val="2"/>
        </w:numPr>
        <w:tabs>
          <w:tab w:val="left" w:pos="473"/>
        </w:tabs>
        <w:ind w:hanging="360"/>
        <w:rPr>
          <w:sz w:val="36"/>
          <w:szCs w:val="36"/>
          <w:lang w:val="nl-BE"/>
        </w:rPr>
      </w:pPr>
      <w:bookmarkStart w:id="22" w:name="_Toc523153246"/>
      <w:r w:rsidRPr="2E926AA2">
        <w:rPr>
          <w:sz w:val="36"/>
          <w:szCs w:val="36"/>
          <w:lang w:val="nl-BE"/>
        </w:rPr>
        <w:lastRenderedPageBreak/>
        <w:t>A</w:t>
      </w:r>
      <w:r w:rsidRPr="2E926AA2">
        <w:rPr>
          <w:lang w:val="nl-BE"/>
        </w:rPr>
        <w:t>CTOREN EN VERANTWOORDELIJKHEDEN</w:t>
      </w:r>
      <w:bookmarkEnd w:id="22"/>
    </w:p>
    <w:p w14:paraId="43616F35" w14:textId="77777777" w:rsidR="00AB1B8B" w:rsidRPr="00495EAA" w:rsidRDefault="00AB1B8B" w:rsidP="00AB1B8B">
      <w:pPr>
        <w:pStyle w:val="Plattetekst"/>
        <w:rPr>
          <w:lang w:val="nl-BE"/>
        </w:rPr>
      </w:pPr>
    </w:p>
    <w:p w14:paraId="0BF423F1" w14:textId="77777777" w:rsidR="00AB1B8B" w:rsidRPr="00495EAA" w:rsidRDefault="2E926AA2" w:rsidP="2E926AA2">
      <w:pPr>
        <w:pStyle w:val="Plattetekst"/>
        <w:spacing w:line="276" w:lineRule="auto"/>
        <w:jc w:val="both"/>
        <w:rPr>
          <w:lang w:val="nl-BE"/>
        </w:rPr>
      </w:pPr>
      <w:r w:rsidRPr="2E926AA2">
        <w:rPr>
          <w:lang w:val="nl-BE"/>
        </w:rPr>
        <w:t>Onderstaande tabel geeft een overzicht van de actoren die deelnemen aan het proces en hun verantwoordelijkheden.</w:t>
      </w:r>
    </w:p>
    <w:p w14:paraId="3013864E" w14:textId="77777777" w:rsidR="007F6C90" w:rsidRPr="00495EAA" w:rsidRDefault="007F6C90" w:rsidP="00A65A8E">
      <w:pPr>
        <w:pStyle w:val="Plattetekst"/>
        <w:spacing w:line="276" w:lineRule="auto"/>
        <w:jc w:val="both"/>
        <w:rPr>
          <w:lang w:val="nl-BE"/>
        </w:rPr>
      </w:pPr>
    </w:p>
    <w:tbl>
      <w:tblPr>
        <w:tblW w:w="10490" w:type="dxa"/>
        <w:tblInd w:w="65" w:type="dxa"/>
        <w:tblCellMar>
          <w:left w:w="0" w:type="dxa"/>
          <w:right w:w="0" w:type="dxa"/>
        </w:tblCellMar>
        <w:tblLook w:val="0600" w:firstRow="0" w:lastRow="0" w:firstColumn="0" w:lastColumn="0" w:noHBand="1" w:noVBand="1"/>
      </w:tblPr>
      <w:tblGrid>
        <w:gridCol w:w="2552"/>
        <w:gridCol w:w="7938"/>
      </w:tblGrid>
      <w:tr w:rsidR="00AB1B8B" w:rsidRPr="00495EAA" w14:paraId="2EBE2739" w14:textId="77777777" w:rsidTr="2E926AA2">
        <w:trPr>
          <w:trHeight w:val="27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78142930" w14:textId="77777777" w:rsidR="00AB1B8B" w:rsidRPr="00766AD0" w:rsidRDefault="2E926AA2" w:rsidP="2E926AA2">
            <w:pPr>
              <w:pStyle w:val="Plattetekst"/>
              <w:spacing w:line="276" w:lineRule="auto"/>
              <w:ind w:left="112"/>
              <w:jc w:val="both"/>
              <w:rPr>
                <w:b/>
                <w:bCs/>
                <w:lang w:val="nl-BE"/>
              </w:rPr>
            </w:pPr>
            <w:r w:rsidRPr="2E926AA2">
              <w:rPr>
                <w:b/>
                <w:bCs/>
                <w:lang w:val="nl-BE"/>
              </w:rPr>
              <w:t>Actoren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387D01E3" w14:textId="77777777" w:rsidR="00AB1B8B" w:rsidRPr="00766AD0" w:rsidRDefault="2E926AA2" w:rsidP="2E926AA2">
            <w:pPr>
              <w:pStyle w:val="Plattetekst"/>
              <w:spacing w:line="276" w:lineRule="auto"/>
              <w:ind w:left="112"/>
              <w:jc w:val="both"/>
              <w:rPr>
                <w:b/>
                <w:bCs/>
                <w:lang w:val="nl-BE"/>
              </w:rPr>
            </w:pPr>
            <w:r w:rsidRPr="2E926AA2">
              <w:rPr>
                <w:b/>
                <w:bCs/>
                <w:lang w:val="nl-BE"/>
              </w:rPr>
              <w:t>Verantwoordelijkheden</w:t>
            </w:r>
          </w:p>
        </w:tc>
      </w:tr>
      <w:tr w:rsidR="00AB1B8B" w:rsidRPr="00942738" w14:paraId="739F5DC8" w14:textId="77777777" w:rsidTr="2E926AA2">
        <w:trPr>
          <w:trHeight w:val="1251"/>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FF393AB" w14:textId="77777777" w:rsidR="00AB1B8B" w:rsidRPr="00495EAA" w:rsidRDefault="2E926AA2" w:rsidP="2E926AA2">
            <w:pPr>
              <w:pStyle w:val="Plattetekst"/>
              <w:spacing w:line="276" w:lineRule="auto"/>
              <w:ind w:left="112"/>
              <w:rPr>
                <w:lang w:val="nl-BE"/>
              </w:rPr>
            </w:pPr>
            <w:r w:rsidRPr="2E926AA2">
              <w:rPr>
                <w:lang w:val="nl-BE"/>
              </w:rPr>
              <w:t>Werkgroep  ‘authentieke gegevensbronnen’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E74D86B" w14:textId="77777777" w:rsidR="00AB1B8B" w:rsidRPr="00495EAA" w:rsidRDefault="2E926AA2" w:rsidP="2E926AA2">
            <w:pPr>
              <w:pStyle w:val="Plattetekst"/>
              <w:spacing w:line="276" w:lineRule="auto"/>
              <w:rPr>
                <w:lang w:val="nl-BE"/>
              </w:rPr>
            </w:pPr>
            <w:r w:rsidRPr="2E926AA2">
              <w:rPr>
                <w:lang w:val="nl-BE"/>
              </w:rPr>
              <w:t xml:space="preserve">De werkgroep heeft een permanent karakter en is verantwoordelijk voor de centrale coördinatie en opvolging van de werkzaamheden met betrekking tot de erkenningsprocedure van authentieke gegevensbronnen. Daarnaast bewaakt de werkgroep de onderliggende consistentie bij de erkenning van bronnen, heeft zij een strakke regiefunctie met als doel mogelijke problemen en pijnpunten op te volgen en staat zij in voor de monitoring van de erkenningsprocedure. </w:t>
            </w:r>
          </w:p>
        </w:tc>
      </w:tr>
      <w:tr w:rsidR="00AB1B8B" w:rsidRPr="00942738" w14:paraId="6A65E956" w14:textId="77777777" w:rsidTr="2E926AA2">
        <w:trPr>
          <w:trHeight w:val="1518"/>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3DDA47D" w14:textId="77777777" w:rsidR="00AB1B8B" w:rsidRPr="00495EAA" w:rsidRDefault="2E926AA2" w:rsidP="2E926AA2">
            <w:pPr>
              <w:pStyle w:val="Plattetekst"/>
              <w:spacing w:line="276" w:lineRule="auto"/>
              <w:ind w:left="112"/>
              <w:rPr>
                <w:lang w:val="nl-BE"/>
              </w:rPr>
            </w:pPr>
            <w:r w:rsidRPr="2E926AA2">
              <w:rPr>
                <w:lang w:val="nl-BE"/>
              </w:rPr>
              <w:t>Thematische werkgroep</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8FC195E" w14:textId="77777777" w:rsidR="00AB1B8B" w:rsidRPr="00495EAA" w:rsidRDefault="2E926AA2" w:rsidP="2E926AA2">
            <w:pPr>
              <w:pStyle w:val="Plattetekst"/>
              <w:spacing w:line="276" w:lineRule="auto"/>
              <w:rPr>
                <w:lang w:val="nl-BE"/>
              </w:rPr>
            </w:pPr>
            <w:r w:rsidRPr="2E926AA2">
              <w:rPr>
                <w:lang w:val="nl-BE"/>
              </w:rPr>
              <w:t>De thematische werkgroep wordt opgericht door de werkgroep ‘authentieke gegevensbronnen’ om een bron te evalueren. De thematische werkgroep bestaat uit een verzameling afgevaardigden van overheidsinstanties (afnemers en/of initiatoren) met kennis van de noden en behoeften voor de bron, kan vertegenwoordigd worden door leden van de werkgroep ‘authentieke gegevensbronnen’ en wordt voorgezeten door de beheersinstantie van de gegevensbron.</w:t>
            </w:r>
          </w:p>
        </w:tc>
      </w:tr>
      <w:tr w:rsidR="00AB1B8B" w:rsidRPr="00B452C4" w14:paraId="0F07EEC1" w14:textId="77777777" w:rsidTr="2E926AA2">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62B57F4D" w14:textId="77777777" w:rsidR="00AB1B8B" w:rsidRDefault="2E926AA2" w:rsidP="2E926AA2">
            <w:pPr>
              <w:pStyle w:val="Plattetekst"/>
              <w:spacing w:line="276" w:lineRule="auto"/>
              <w:ind w:left="112"/>
              <w:rPr>
                <w:lang w:val="nl-BE"/>
              </w:rPr>
            </w:pPr>
            <w:r w:rsidRPr="2E926AA2">
              <w:rPr>
                <w:lang w:val="nl-BE"/>
              </w:rPr>
              <w:t>Overheidsinstantie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67E19EDD" w14:textId="77777777" w:rsidR="00AB1B8B" w:rsidRDefault="2E926AA2" w:rsidP="2E926AA2">
            <w:pPr>
              <w:pStyle w:val="Plattetekst"/>
              <w:spacing w:line="276" w:lineRule="auto"/>
              <w:rPr>
                <w:lang w:val="nl-BE"/>
              </w:rPr>
            </w:pPr>
            <w:r w:rsidRPr="2E926AA2">
              <w:rPr>
                <w:lang w:val="nl-BE"/>
              </w:rPr>
              <w:t>De erkenningsprocedure conform het intra- en interbestuurlijke gegevensverkeer is van toepassing op volgende overheidsinstanties cfr. Art. III.65 van het bestuursdecreet:</w:t>
            </w:r>
          </w:p>
          <w:p w14:paraId="559861B8" w14:textId="77777777" w:rsidR="00AB1B8B" w:rsidRDefault="2E926AA2" w:rsidP="2E926AA2">
            <w:pPr>
              <w:pStyle w:val="Plattetekst"/>
              <w:numPr>
                <w:ilvl w:val="0"/>
                <w:numId w:val="27"/>
              </w:numPr>
              <w:spacing w:line="276" w:lineRule="auto"/>
              <w:rPr>
                <w:lang w:val="nl-BE"/>
              </w:rPr>
            </w:pPr>
            <w:r w:rsidRPr="2E926AA2">
              <w:rPr>
                <w:lang w:val="nl-BE"/>
              </w:rPr>
              <w:t>de Vlaamse overheid;</w:t>
            </w:r>
          </w:p>
          <w:p w14:paraId="51E9BD17" w14:textId="77777777" w:rsidR="00AB1B8B" w:rsidRPr="00495EAA" w:rsidRDefault="2E926AA2" w:rsidP="2E926AA2">
            <w:pPr>
              <w:pStyle w:val="Plattetekst"/>
              <w:numPr>
                <w:ilvl w:val="0"/>
                <w:numId w:val="27"/>
              </w:numPr>
              <w:spacing w:line="276" w:lineRule="auto"/>
              <w:rPr>
                <w:lang w:val="nl-BE"/>
              </w:rPr>
            </w:pPr>
            <w:r w:rsidRPr="2E926AA2">
              <w:rPr>
                <w:lang w:val="nl-BE"/>
              </w:rPr>
              <w:t>de lokale overheden.</w:t>
            </w:r>
          </w:p>
        </w:tc>
      </w:tr>
      <w:tr w:rsidR="00AB1B8B" w:rsidRPr="00942738" w14:paraId="2D772424" w14:textId="77777777" w:rsidTr="2E926AA2">
        <w:trPr>
          <w:trHeight w:val="1113"/>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3E5F1BF5" w14:textId="77777777" w:rsidR="00AB1B8B" w:rsidRPr="00495EAA" w:rsidRDefault="2E926AA2" w:rsidP="2E926AA2">
            <w:pPr>
              <w:pStyle w:val="Plattetekst"/>
              <w:spacing w:line="276" w:lineRule="auto"/>
              <w:ind w:left="112"/>
              <w:rPr>
                <w:lang w:val="nl-BE"/>
              </w:rPr>
            </w:pPr>
            <w:r w:rsidRPr="2E926AA2">
              <w:rPr>
                <w:lang w:val="nl-BE"/>
              </w:rPr>
              <w:t>Beheersinstantie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1C06888" w14:textId="77777777" w:rsidR="00AB1B8B" w:rsidRPr="00766AD0" w:rsidRDefault="2E926AA2" w:rsidP="2E926AA2">
            <w:pPr>
              <w:pStyle w:val="Plattetekst"/>
              <w:spacing w:line="276" w:lineRule="auto"/>
              <w:rPr>
                <w:lang w:val="nl-BE"/>
              </w:rPr>
            </w:pPr>
            <w:r w:rsidRPr="2E926AA2">
              <w:rPr>
                <w:lang w:val="nl-BE"/>
              </w:rPr>
              <w:t xml:space="preserve">Beheersinstanties zijn verantwoordelijk voor het beheer van een gegevens bron. Concreet zorgen zij voor </w:t>
            </w:r>
            <w:r w:rsidRPr="2E926AA2">
              <w:rPr>
                <w:lang w:val="nl-NL"/>
              </w:rPr>
              <w:t>de instandhouding, terbeschikkingstelling, veiligheid, toegang en gebruik van de authentieke gegevensbron. Hierbij monitoren ze</w:t>
            </w:r>
            <w:r w:rsidRPr="2E926AA2">
              <w:rPr>
                <w:lang w:val="nl-BE"/>
              </w:rPr>
              <w:t xml:space="preserve"> problemen en vragen die gesteld worden met betrekking tot de bron, en staan ze in voor de nodige veranderingen.</w:t>
            </w:r>
          </w:p>
        </w:tc>
      </w:tr>
      <w:tr w:rsidR="00AB1B8B" w:rsidRPr="00942738" w14:paraId="7CD40CD7" w14:textId="77777777" w:rsidTr="2E926AA2">
        <w:trPr>
          <w:trHeight w:val="71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4EB240C9" w14:textId="77777777" w:rsidR="00AB1B8B" w:rsidRPr="00495EAA" w:rsidRDefault="2E926AA2" w:rsidP="2E926AA2">
            <w:pPr>
              <w:pStyle w:val="Plattetekst"/>
              <w:spacing w:line="276" w:lineRule="auto"/>
              <w:ind w:left="112"/>
              <w:rPr>
                <w:lang w:val="nl-BE"/>
              </w:rPr>
            </w:pPr>
            <w:r w:rsidRPr="2E926AA2">
              <w:rPr>
                <w:lang w:val="nl-BE"/>
              </w:rPr>
              <w:t>Gegevensinitiator</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276C3257" w14:textId="77777777" w:rsidR="00AB1B8B" w:rsidRPr="00495EAA" w:rsidRDefault="2E926AA2" w:rsidP="2E926AA2">
            <w:pPr>
              <w:pStyle w:val="Plattetekst"/>
              <w:spacing w:line="276" w:lineRule="auto"/>
              <w:rPr>
                <w:lang w:val="nl-BE"/>
              </w:rPr>
            </w:pPr>
            <w:r w:rsidRPr="2E926AA2">
              <w:rPr>
                <w:lang w:val="nl-BE"/>
              </w:rPr>
              <w:t>Een overheidsinstantie of een derde die exclusieve eindverantwoordelijkheid heeft voor het bijhouden van de levensloop of een of meer eigenschappen van een object binnen een gegevensbron.</w:t>
            </w:r>
          </w:p>
        </w:tc>
      </w:tr>
      <w:tr w:rsidR="00AB1B8B" w:rsidRPr="00942738" w14:paraId="436BCD05" w14:textId="77777777" w:rsidTr="2E926AA2">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DFDA11E" w14:textId="77777777" w:rsidR="00AB1B8B" w:rsidRPr="00495EAA" w:rsidRDefault="2E926AA2" w:rsidP="2E926AA2">
            <w:pPr>
              <w:pStyle w:val="Plattetekst"/>
              <w:spacing w:line="276" w:lineRule="auto"/>
              <w:ind w:left="112"/>
              <w:rPr>
                <w:lang w:val="nl-BE"/>
              </w:rPr>
            </w:pPr>
            <w:r w:rsidRPr="2E926AA2">
              <w:rPr>
                <w:lang w:val="nl-BE"/>
              </w:rPr>
              <w:t>Het stuurorgaan Vlaams Informatie- en ICT-beleid</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361AF668" w14:textId="77777777" w:rsidR="00AB1B8B" w:rsidRPr="00495EAA" w:rsidRDefault="2E926AA2" w:rsidP="2E926AA2">
            <w:pPr>
              <w:pStyle w:val="Plattetekst"/>
              <w:spacing w:line="276" w:lineRule="auto"/>
              <w:rPr>
                <w:lang w:val="nl-BE"/>
              </w:rPr>
            </w:pPr>
            <w:r w:rsidRPr="2E926AA2">
              <w:rPr>
                <w:lang w:val="nl-BE"/>
              </w:rPr>
              <w:t>Het stuurorgaan bekrachtigt de validatie van gegevensbronnen als ‘kandidaat-authentieke gegevensbronnen’ na de beoordeling van de documentatie van de gevolgde procedure. De leden van het stuurorgaan gaan vanaf dan een engagement aan om de gegevens uit de bron te gebruiken voor hun toepassingen.</w:t>
            </w:r>
          </w:p>
        </w:tc>
      </w:tr>
      <w:tr w:rsidR="00AB1B8B" w:rsidRPr="00942738" w14:paraId="3396F616" w14:textId="77777777" w:rsidTr="2E926AA2">
        <w:trPr>
          <w:trHeight w:val="905"/>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9A51F79" w14:textId="77777777" w:rsidR="00AB1B8B" w:rsidRPr="00495EAA" w:rsidRDefault="2E926AA2" w:rsidP="2E926AA2">
            <w:pPr>
              <w:pStyle w:val="Plattetekst"/>
              <w:spacing w:line="276" w:lineRule="auto"/>
              <w:ind w:left="112"/>
              <w:rPr>
                <w:lang w:val="nl-BE"/>
              </w:rPr>
            </w:pPr>
            <w:r w:rsidRPr="2E926AA2">
              <w:rPr>
                <w:lang w:val="nl-BE"/>
              </w:rPr>
              <w:t>Vlaamse Regering</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EB51296" w14:textId="77777777" w:rsidR="007F6C90" w:rsidRPr="00495EAA" w:rsidRDefault="2E926AA2" w:rsidP="2E926AA2">
            <w:pPr>
              <w:pStyle w:val="Plattetekst"/>
              <w:spacing w:line="276" w:lineRule="auto"/>
              <w:rPr>
                <w:lang w:val="nl-BE"/>
              </w:rPr>
            </w:pPr>
            <w:r w:rsidRPr="2E926AA2">
              <w:rPr>
                <w:lang w:val="nl-BE"/>
              </w:rPr>
              <w:t>De Vlaamse Regering erkent cfr. Art III. 66, §1, op voorstel van het stuurorgaan Vlaams Informatie- en ICT-beleid, authentieke gegevensbronnen. De Vlaamse Regering kan hierbij de wijze bepalen waarop aanpassingen, die noodzakelijk zijn om te evolueren naar een authentieke gegevensbron, worden gefinancierd.</w:t>
            </w:r>
          </w:p>
        </w:tc>
      </w:tr>
    </w:tbl>
    <w:p w14:paraId="416B6B8E" w14:textId="77777777" w:rsidR="003F6926" w:rsidRDefault="003F6926" w:rsidP="003F6926">
      <w:pPr>
        <w:pStyle w:val="Kop1"/>
        <w:tabs>
          <w:tab w:val="left" w:pos="473"/>
        </w:tabs>
        <w:ind w:firstLine="0"/>
        <w:rPr>
          <w:sz w:val="36"/>
          <w:szCs w:val="36"/>
          <w:lang w:val="nl-BE"/>
        </w:rPr>
      </w:pPr>
      <w:bookmarkStart w:id="23" w:name="_Toc523153247"/>
    </w:p>
    <w:p w14:paraId="5109FDF4" w14:textId="77777777" w:rsidR="003F6926" w:rsidRDefault="003F6926" w:rsidP="003F6926">
      <w:pPr>
        <w:pStyle w:val="Kop1"/>
        <w:tabs>
          <w:tab w:val="left" w:pos="473"/>
        </w:tabs>
        <w:ind w:firstLine="0"/>
        <w:rPr>
          <w:sz w:val="36"/>
          <w:szCs w:val="36"/>
          <w:lang w:val="nl-BE"/>
        </w:rPr>
      </w:pPr>
    </w:p>
    <w:p w14:paraId="07604B8B" w14:textId="77777777" w:rsidR="0017350B" w:rsidRPr="00766AD0" w:rsidRDefault="2E926AA2" w:rsidP="2E926AA2">
      <w:pPr>
        <w:pStyle w:val="Kop1"/>
        <w:numPr>
          <w:ilvl w:val="0"/>
          <w:numId w:val="2"/>
        </w:numPr>
        <w:tabs>
          <w:tab w:val="left" w:pos="473"/>
        </w:tabs>
        <w:ind w:hanging="360"/>
        <w:rPr>
          <w:sz w:val="36"/>
          <w:szCs w:val="36"/>
          <w:lang w:val="nl-BE"/>
        </w:rPr>
      </w:pPr>
      <w:r w:rsidRPr="2E926AA2">
        <w:rPr>
          <w:sz w:val="36"/>
          <w:szCs w:val="36"/>
          <w:lang w:val="nl-BE"/>
        </w:rPr>
        <w:lastRenderedPageBreak/>
        <w:t>P</w:t>
      </w:r>
      <w:r w:rsidRPr="2E926AA2">
        <w:rPr>
          <w:lang w:val="nl-BE"/>
        </w:rPr>
        <w:t>ROCES</w:t>
      </w:r>
      <w:bookmarkEnd w:id="23"/>
    </w:p>
    <w:p w14:paraId="143EB511" w14:textId="77777777" w:rsidR="0017350B" w:rsidRPr="002A6AF4" w:rsidRDefault="0017350B" w:rsidP="002A6AF4">
      <w:pPr>
        <w:rPr>
          <w:lang w:val="nl-BE"/>
        </w:rPr>
      </w:pPr>
    </w:p>
    <w:p w14:paraId="44B50F0A" w14:textId="77777777" w:rsidR="00DF0143" w:rsidRDefault="2E926AA2" w:rsidP="2E926AA2">
      <w:pPr>
        <w:pStyle w:val="Plattetekst"/>
        <w:jc w:val="both"/>
        <w:rPr>
          <w:lang w:val="nl-BE"/>
        </w:rPr>
      </w:pPr>
      <w:r w:rsidRPr="2E926AA2">
        <w:rPr>
          <w:lang w:val="nl-BE"/>
        </w:rPr>
        <w:t xml:space="preserve">Het proces voor het erkennen van authentieke gegevensbronnen wordt opgedeeld in drie high-level fasen (zie figuur 1). Deze fasen worden verder toegelicht in de secties 5.1, 5.2 en 5.3. </w:t>
      </w:r>
    </w:p>
    <w:p w14:paraId="710EBF82" w14:textId="77777777" w:rsidR="003C3167" w:rsidRDefault="003C3167" w:rsidP="00BC4EE1">
      <w:pPr>
        <w:pStyle w:val="Plattetekst"/>
        <w:jc w:val="both"/>
        <w:rPr>
          <w:lang w:val="nl-BE"/>
        </w:rPr>
      </w:pPr>
    </w:p>
    <w:p w14:paraId="5DD5C600" w14:textId="77777777" w:rsidR="00BC09EB" w:rsidRDefault="2E926AA2" w:rsidP="2E926AA2">
      <w:pPr>
        <w:pStyle w:val="Plattetekst"/>
        <w:jc w:val="both"/>
        <w:rPr>
          <w:lang w:val="nl-BE"/>
        </w:rPr>
      </w:pPr>
      <w:r w:rsidRPr="2E926AA2">
        <w:rPr>
          <w:lang w:val="nl-BE"/>
        </w:rPr>
        <w:t>Hoe dit proces gebruikt wordt doorheen de verschillende fasen, die een authentieke gegevensbron kan doorlopen, wordt samengevat in hoofdstuk 6: de levensloop van een authentieke gegevensbron. Hoe de gegevensbronnen worden geëvalueerd en welke criteria hierbij gehanteerd worden, is beschreven in hoofdstuk 7: criteria voor het erkennen van een authentieke gegevensbron.</w:t>
      </w:r>
    </w:p>
    <w:p w14:paraId="6D19DDDE" w14:textId="77777777" w:rsidR="00BC09EB" w:rsidRDefault="00BC09EB" w:rsidP="00BC4EE1">
      <w:pPr>
        <w:pStyle w:val="Plattetekst"/>
        <w:jc w:val="both"/>
        <w:rPr>
          <w:lang w:val="nl-BE"/>
        </w:rPr>
      </w:pPr>
    </w:p>
    <w:p w14:paraId="14616EC2" w14:textId="77777777" w:rsidR="00BC09EB" w:rsidRDefault="008874C4" w:rsidP="0079796F">
      <w:pPr>
        <w:pStyle w:val="Plattetekst"/>
        <w:keepNext/>
        <w:ind w:left="-142"/>
        <w:jc w:val="both"/>
      </w:pPr>
      <w:r w:rsidRPr="008874C4">
        <w:rPr>
          <w:noProof/>
        </w:rPr>
        <w:drawing>
          <wp:inline distT="0" distB="0" distL="0" distR="0" wp14:anchorId="446E90A0" wp14:editId="60AF27DC">
            <wp:extent cx="6745266" cy="2930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54608" cy="2934294"/>
                    </a:xfrm>
                    <a:prstGeom prst="rect">
                      <a:avLst/>
                    </a:prstGeom>
                    <a:noFill/>
                    <a:ln>
                      <a:noFill/>
                    </a:ln>
                  </pic:spPr>
                </pic:pic>
              </a:graphicData>
            </a:graphic>
          </wp:inline>
        </w:drawing>
      </w:r>
    </w:p>
    <w:p w14:paraId="78E2CB89" w14:textId="77777777" w:rsidR="00BC09EB" w:rsidRDefault="00BC09EB" w:rsidP="2E926AA2">
      <w:pPr>
        <w:pStyle w:val="Bijschrift"/>
        <w:jc w:val="center"/>
        <w:rPr>
          <w:lang w:val="nl-BE"/>
        </w:rPr>
      </w:pPr>
      <w:r w:rsidRPr="00BC09EB">
        <w:rPr>
          <w:lang w:val="nl-BE"/>
        </w:rPr>
        <w:t xml:space="preserve">Figuur </w:t>
      </w:r>
      <w:r>
        <w:fldChar w:fldCharType="begin"/>
      </w:r>
      <w:r w:rsidRPr="00BC09EB">
        <w:rPr>
          <w:lang w:val="nl-BE"/>
        </w:rPr>
        <w:instrText xml:space="preserve"> SEQ Figure \* ARABIC </w:instrText>
      </w:r>
      <w:r>
        <w:fldChar w:fldCharType="separate"/>
      </w:r>
      <w:r w:rsidR="0097257A">
        <w:rPr>
          <w:noProof/>
          <w:lang w:val="nl-BE"/>
        </w:rPr>
        <w:t>1</w:t>
      </w:r>
      <w:r>
        <w:fldChar w:fldCharType="end"/>
      </w:r>
      <w:r w:rsidRPr="00BC09EB">
        <w:rPr>
          <w:lang w:val="nl-BE"/>
        </w:rPr>
        <w:t>: high-level overzicht van de verschillende processen</w:t>
      </w:r>
    </w:p>
    <w:p w14:paraId="2FA7366A" w14:textId="77777777" w:rsidR="00037E6B" w:rsidRDefault="00037E6B" w:rsidP="000E28B9">
      <w:pPr>
        <w:pStyle w:val="Plattetekst"/>
        <w:jc w:val="both"/>
        <w:rPr>
          <w:lang w:val="nl-BE"/>
        </w:rPr>
      </w:pPr>
    </w:p>
    <w:p w14:paraId="3CDF4CDC" w14:textId="77777777" w:rsidR="00A976E6" w:rsidRPr="00DF15C1" w:rsidRDefault="2E926AA2" w:rsidP="2E926AA2">
      <w:pPr>
        <w:pStyle w:val="Kop2"/>
        <w:numPr>
          <w:ilvl w:val="1"/>
          <w:numId w:val="2"/>
        </w:numPr>
        <w:tabs>
          <w:tab w:val="left" w:pos="833"/>
        </w:tabs>
        <w:spacing w:before="135"/>
        <w:rPr>
          <w:lang w:val="nl-BE"/>
        </w:rPr>
      </w:pPr>
      <w:bookmarkStart w:id="24" w:name="_Toc523153248"/>
      <w:r w:rsidRPr="2E926AA2">
        <w:rPr>
          <w:sz w:val="32"/>
          <w:szCs w:val="32"/>
          <w:lang w:val="nl-BE"/>
        </w:rPr>
        <w:t xml:space="preserve">Aanmelden van een gegevensbron </w:t>
      </w:r>
      <w:bookmarkEnd w:id="24"/>
    </w:p>
    <w:p w14:paraId="5D947148" w14:textId="77777777" w:rsidR="00DF15C1" w:rsidRDefault="00DF15C1" w:rsidP="002A6AF4">
      <w:pPr>
        <w:rPr>
          <w:lang w:val="nl-BE"/>
        </w:rPr>
      </w:pPr>
    </w:p>
    <w:p w14:paraId="22CABD6F" w14:textId="77777777" w:rsidR="00DF15C1" w:rsidRDefault="2E926AA2" w:rsidP="2E926AA2">
      <w:pPr>
        <w:pStyle w:val="Plattetekst"/>
        <w:jc w:val="both"/>
        <w:rPr>
          <w:lang w:val="nl-BE"/>
        </w:rPr>
      </w:pPr>
      <w:r w:rsidRPr="2E926AA2">
        <w:rPr>
          <w:lang w:val="nl-BE"/>
        </w:rPr>
        <w:t>De erkenning van een authentieke gegevensbron kan opgestart worden op initiatief van:</w:t>
      </w:r>
    </w:p>
    <w:p w14:paraId="56D222D7" w14:textId="77777777" w:rsidR="007B615B" w:rsidRDefault="2E926AA2" w:rsidP="2E926AA2">
      <w:pPr>
        <w:pStyle w:val="Plattetekst"/>
        <w:numPr>
          <w:ilvl w:val="0"/>
          <w:numId w:val="13"/>
        </w:numPr>
        <w:jc w:val="both"/>
        <w:rPr>
          <w:lang w:val="nl-BE"/>
        </w:rPr>
      </w:pPr>
      <w:r w:rsidRPr="2E926AA2">
        <w:rPr>
          <w:lang w:val="nl-BE"/>
        </w:rPr>
        <w:t>Overheidsinstanties</w:t>
      </w:r>
    </w:p>
    <w:p w14:paraId="568F71F0" w14:textId="77777777" w:rsidR="007B615B" w:rsidRDefault="2E926AA2" w:rsidP="2E926AA2">
      <w:pPr>
        <w:pStyle w:val="Plattetekst"/>
        <w:numPr>
          <w:ilvl w:val="0"/>
          <w:numId w:val="13"/>
        </w:numPr>
        <w:jc w:val="both"/>
        <w:rPr>
          <w:lang w:val="nl-BE"/>
        </w:rPr>
      </w:pPr>
      <w:r w:rsidRPr="2E926AA2">
        <w:rPr>
          <w:lang w:val="nl-BE"/>
        </w:rPr>
        <w:t>Beheersinstanties</w:t>
      </w:r>
    </w:p>
    <w:p w14:paraId="5812EA3D" w14:textId="77777777" w:rsidR="007B615B" w:rsidRDefault="2E926AA2" w:rsidP="2E926AA2">
      <w:pPr>
        <w:pStyle w:val="Plattetekst"/>
        <w:numPr>
          <w:ilvl w:val="0"/>
          <w:numId w:val="13"/>
        </w:numPr>
        <w:jc w:val="both"/>
        <w:rPr>
          <w:lang w:val="nl-BE"/>
        </w:rPr>
      </w:pPr>
      <w:r w:rsidRPr="2E926AA2">
        <w:rPr>
          <w:lang w:val="nl-BE"/>
        </w:rPr>
        <w:t>Werkgroep ‘authentieke gegevensbronnen’</w:t>
      </w:r>
    </w:p>
    <w:p w14:paraId="68B10F22" w14:textId="77777777" w:rsidR="007B615B" w:rsidRDefault="2E926AA2" w:rsidP="2E926AA2">
      <w:pPr>
        <w:pStyle w:val="Plattetekst"/>
        <w:numPr>
          <w:ilvl w:val="0"/>
          <w:numId w:val="13"/>
        </w:numPr>
        <w:jc w:val="both"/>
        <w:rPr>
          <w:lang w:val="nl-BE"/>
        </w:rPr>
      </w:pPr>
      <w:r w:rsidRPr="2E926AA2">
        <w:rPr>
          <w:lang w:val="nl-BE"/>
        </w:rPr>
        <w:t>Stuurorgaan Vlaams Informatie- en ICT-beleid</w:t>
      </w:r>
    </w:p>
    <w:p w14:paraId="6B9E778C" w14:textId="77777777" w:rsidR="007B615B" w:rsidRDefault="2E926AA2" w:rsidP="2E926AA2">
      <w:pPr>
        <w:pStyle w:val="Plattetekst"/>
        <w:numPr>
          <w:ilvl w:val="0"/>
          <w:numId w:val="13"/>
        </w:numPr>
        <w:jc w:val="both"/>
        <w:rPr>
          <w:lang w:val="nl-BE"/>
        </w:rPr>
      </w:pPr>
      <w:r w:rsidRPr="2E926AA2">
        <w:rPr>
          <w:lang w:val="nl-BE"/>
        </w:rPr>
        <w:t>Vlaamse Regering</w:t>
      </w:r>
    </w:p>
    <w:p w14:paraId="395D1ACA" w14:textId="77777777" w:rsidR="007B615B" w:rsidRDefault="2E926AA2" w:rsidP="2E926AA2">
      <w:pPr>
        <w:pStyle w:val="Plattetekst"/>
        <w:numPr>
          <w:ilvl w:val="0"/>
          <w:numId w:val="13"/>
        </w:numPr>
        <w:jc w:val="both"/>
        <w:rPr>
          <w:lang w:val="nl-BE"/>
        </w:rPr>
      </w:pPr>
      <w:r w:rsidRPr="2E926AA2">
        <w:rPr>
          <w:lang w:val="nl-BE"/>
        </w:rPr>
        <w:t>…</w:t>
      </w:r>
    </w:p>
    <w:p w14:paraId="43D984A2" w14:textId="77777777" w:rsidR="007B615B" w:rsidRDefault="007B615B" w:rsidP="007B615B">
      <w:pPr>
        <w:pStyle w:val="Plattetekst"/>
        <w:jc w:val="both"/>
        <w:rPr>
          <w:lang w:val="nl-BE"/>
        </w:rPr>
      </w:pPr>
    </w:p>
    <w:p w14:paraId="0AC21F1C" w14:textId="77777777" w:rsidR="007B615B" w:rsidRDefault="2E926AA2" w:rsidP="2E926AA2">
      <w:pPr>
        <w:pStyle w:val="Plattetekst"/>
        <w:jc w:val="both"/>
        <w:rPr>
          <w:lang w:val="nl-BE"/>
        </w:rPr>
      </w:pPr>
      <w:r w:rsidRPr="2E926AA2">
        <w:rPr>
          <w:lang w:val="nl-BE"/>
        </w:rPr>
        <w:t>De werkgroep ‘authentieke gegevensbronnen’ neemt het eigenaarschap op om de verschillende aanvragen te verzamelen, alsook een intentieverklaring op te stellen, de nodige processen in kaart te brengen en use cases te formuleren voor de evaluatie van de gegevensbron. Deze informatie geeft reeds in de beginfase een zicht op de relevantie van de gegevensbron.</w:t>
      </w:r>
    </w:p>
    <w:p w14:paraId="543029FF" w14:textId="77777777" w:rsidR="00281F80" w:rsidRPr="00495EAA" w:rsidRDefault="00281F80" w:rsidP="00A02FB6">
      <w:pPr>
        <w:pStyle w:val="Plattetekst"/>
        <w:jc w:val="both"/>
        <w:rPr>
          <w:lang w:val="nl-BE"/>
        </w:rPr>
      </w:pPr>
    </w:p>
    <w:p w14:paraId="56C7F7A6" w14:textId="77777777" w:rsidR="00107074" w:rsidRPr="00495EAA" w:rsidRDefault="00AC3AC1" w:rsidP="00F35F83">
      <w:pPr>
        <w:pStyle w:val="Plattetekst"/>
        <w:spacing w:before="8"/>
        <w:jc w:val="both"/>
        <w:rPr>
          <w:b/>
          <w:sz w:val="30"/>
          <w:lang w:val="nl-BE"/>
        </w:rPr>
      </w:pPr>
      <w:r w:rsidRPr="00AC3AC1">
        <w:rPr>
          <w:noProof/>
        </w:rPr>
        <w:lastRenderedPageBreak/>
        <w:drawing>
          <wp:inline distT="0" distB="0" distL="0" distR="0" wp14:anchorId="3A9905AE" wp14:editId="1B7BA720">
            <wp:extent cx="6822770" cy="2355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28973" cy="2357414"/>
                    </a:xfrm>
                    <a:prstGeom prst="rect">
                      <a:avLst/>
                    </a:prstGeom>
                    <a:noFill/>
                    <a:ln>
                      <a:noFill/>
                    </a:ln>
                  </pic:spPr>
                </pic:pic>
              </a:graphicData>
            </a:graphic>
          </wp:inline>
        </w:drawing>
      </w:r>
    </w:p>
    <w:p w14:paraId="5074773E" w14:textId="77777777" w:rsidR="00281F80" w:rsidRPr="00495EAA" w:rsidRDefault="00A976E6"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2</w:t>
      </w:r>
      <w:r w:rsidRPr="00766AD0">
        <w:fldChar w:fldCharType="end"/>
      </w:r>
      <w:r w:rsidRPr="00495EAA">
        <w:rPr>
          <w:lang w:val="nl-BE"/>
        </w:rPr>
        <w:t xml:space="preserve">: proces voor het </w:t>
      </w:r>
      <w:r w:rsidR="00F35F83">
        <w:rPr>
          <w:lang w:val="nl-BE"/>
        </w:rPr>
        <w:t>aanmelden van een gegevensbron</w:t>
      </w:r>
    </w:p>
    <w:p w14:paraId="1F0F5A7F" w14:textId="77777777" w:rsidR="00281F80" w:rsidRPr="00495EAA" w:rsidRDefault="00281F80">
      <w:pPr>
        <w:rPr>
          <w:i/>
          <w:iCs/>
          <w:color w:val="1F497D" w:themeColor="text2"/>
          <w:sz w:val="18"/>
          <w:szCs w:val="18"/>
          <w:lang w:val="nl-BE"/>
        </w:rPr>
      </w:pPr>
    </w:p>
    <w:p w14:paraId="2B0F6CDD" w14:textId="77777777" w:rsidR="0017350B" w:rsidRPr="00495EAA" w:rsidRDefault="2E926AA2" w:rsidP="2E926AA2">
      <w:pPr>
        <w:pStyle w:val="Kop4"/>
        <w:ind w:left="1418" w:hanging="709"/>
        <w:rPr>
          <w:lang w:val="nl-BE"/>
        </w:rPr>
      </w:pPr>
      <w:r w:rsidRPr="2E926AA2">
        <w:rPr>
          <w:lang w:val="nl-BE"/>
        </w:rPr>
        <w:t>Stap 1. Opstellen en communiceren van een intentieverklaring dat de scope van de te erkennen bron beschrijft</w:t>
      </w:r>
    </w:p>
    <w:p w14:paraId="09D03301" w14:textId="77777777" w:rsidR="003E5D8A" w:rsidRPr="00495EAA" w:rsidRDefault="2E926AA2" w:rsidP="2E926AA2">
      <w:pPr>
        <w:pStyle w:val="Plattetekst"/>
        <w:jc w:val="both"/>
        <w:rPr>
          <w:lang w:val="nl-BE"/>
        </w:rPr>
      </w:pPr>
      <w:r w:rsidRPr="2E926AA2">
        <w:rPr>
          <w:lang w:val="nl-BE"/>
        </w:rPr>
        <w:t>De intentieverklaring heeft als doel een aantal basisvragen te beantwoorden vooraleer verdergegaan wordt met de erkenningsprocedure:</w:t>
      </w:r>
    </w:p>
    <w:p w14:paraId="1341633D" w14:textId="77777777" w:rsidR="003E5D8A" w:rsidRPr="00495EAA" w:rsidRDefault="2E926AA2" w:rsidP="2E926AA2">
      <w:pPr>
        <w:pStyle w:val="Plattetekst"/>
        <w:numPr>
          <w:ilvl w:val="0"/>
          <w:numId w:val="5"/>
        </w:numPr>
        <w:jc w:val="both"/>
        <w:rPr>
          <w:lang w:val="nl-BE"/>
        </w:rPr>
      </w:pPr>
      <w:r w:rsidRPr="2E926AA2">
        <w:rPr>
          <w:lang w:val="nl-BE"/>
        </w:rPr>
        <w:t>Waarom is het belangrijk dat deze bron erkend wordt? Wat is de meerwaarde?</w:t>
      </w:r>
    </w:p>
    <w:p w14:paraId="4E88E5A3" w14:textId="77777777" w:rsidR="003E5D8A" w:rsidRPr="00495EAA" w:rsidRDefault="2E926AA2" w:rsidP="2E926AA2">
      <w:pPr>
        <w:pStyle w:val="Plattetekst"/>
        <w:numPr>
          <w:ilvl w:val="0"/>
          <w:numId w:val="5"/>
        </w:numPr>
        <w:jc w:val="both"/>
        <w:rPr>
          <w:lang w:val="nl-BE"/>
        </w:rPr>
      </w:pPr>
      <w:r w:rsidRPr="2E926AA2">
        <w:rPr>
          <w:lang w:val="nl-BE"/>
        </w:rPr>
        <w:t>Wat is het raakvlak met bestaande erkende authentieke gegevensbronnen op Vlaams, federaal of Europees niveau?</w:t>
      </w:r>
    </w:p>
    <w:p w14:paraId="74DE8D2E" w14:textId="77777777" w:rsidR="003E5D8A" w:rsidRDefault="2E926AA2" w:rsidP="2E926AA2">
      <w:pPr>
        <w:pStyle w:val="Plattetekst"/>
        <w:numPr>
          <w:ilvl w:val="0"/>
          <w:numId w:val="5"/>
        </w:numPr>
        <w:jc w:val="both"/>
        <w:rPr>
          <w:lang w:val="nl-BE"/>
        </w:rPr>
      </w:pPr>
      <w:r w:rsidRPr="2E926AA2">
        <w:rPr>
          <w:lang w:val="nl-BE"/>
        </w:rPr>
        <w:t>Wie zijn de stakeholders die betrokken moeten worden?</w:t>
      </w:r>
    </w:p>
    <w:p w14:paraId="18DB1E4A" w14:textId="77777777" w:rsidR="00643C63" w:rsidRPr="00495EAA" w:rsidRDefault="2E926AA2" w:rsidP="2E926AA2">
      <w:pPr>
        <w:pStyle w:val="Plattetekst"/>
        <w:jc w:val="both"/>
        <w:rPr>
          <w:lang w:val="nl-BE"/>
        </w:rPr>
      </w:pPr>
      <w:r w:rsidRPr="2E926AA2">
        <w:rPr>
          <w:lang w:val="nl-BE"/>
        </w:rPr>
        <w:t>De intentieverklaring wordt opgesteld door de aanvrager (eventueel in samenwerking met de werkgroep ‘authentieke gegevensbronnen’) om, indien toepasbaar, verschillende use cases in kaart te brengen waarmee de gegevensbron geëvalueerd kan worden en waarop een publieke review toegepast kan worden. De intentieverklaring dient als voorbereiding voor het uitwerken van het verdere verloop van het traject voor de erkenning van de gegevensbron, op basis waarvan een officieel werkgroep charter wordt uitgewerkt in de volgende stap.</w:t>
      </w:r>
    </w:p>
    <w:p w14:paraId="2925CB09" w14:textId="77777777" w:rsidR="002A6AF4" w:rsidRDefault="002A6AF4" w:rsidP="002A6AF4">
      <w:pPr>
        <w:pStyle w:val="Default"/>
        <w:jc w:val="both"/>
        <w:rPr>
          <w:color w:val="auto"/>
          <w:sz w:val="22"/>
          <w:szCs w:val="22"/>
          <w:lang w:val="nl-BE"/>
        </w:rPr>
      </w:pPr>
    </w:p>
    <w:p w14:paraId="29EADD0E" w14:textId="77777777" w:rsidR="00643C63" w:rsidRPr="002A6AF4" w:rsidRDefault="2E926AA2" w:rsidP="2E926AA2">
      <w:pPr>
        <w:pStyle w:val="Kop4"/>
        <w:ind w:left="1134" w:hanging="425"/>
        <w:rPr>
          <w:lang w:val="nl-BE"/>
        </w:rPr>
      </w:pPr>
      <w:r w:rsidRPr="2E926AA2">
        <w:rPr>
          <w:lang w:val="nl-BE"/>
        </w:rPr>
        <w:t>Stap 2. Uitwerken van een werkgroep charter</w:t>
      </w:r>
    </w:p>
    <w:p w14:paraId="322F322F" w14:textId="77777777" w:rsidR="001B3C20" w:rsidRDefault="2E926AA2" w:rsidP="2E926AA2">
      <w:pPr>
        <w:jc w:val="both"/>
        <w:rPr>
          <w:lang w:val="nl-BE"/>
        </w:rPr>
      </w:pPr>
      <w:r w:rsidRPr="2E926AA2">
        <w:rPr>
          <w:lang w:val="nl-BE"/>
        </w:rPr>
        <w:t>Het werkgroep charter bevat de verwachtingen voor de deliverables die de beheersinstantie, publieke review en thematische werkgroep zal produceren. Het charter bevat volgende informatie:</w:t>
      </w:r>
    </w:p>
    <w:p w14:paraId="57A51595" w14:textId="77777777" w:rsidR="001B3C20" w:rsidRDefault="2E926AA2" w:rsidP="2E926AA2">
      <w:pPr>
        <w:pStyle w:val="Lijstalinea"/>
        <w:numPr>
          <w:ilvl w:val="0"/>
          <w:numId w:val="30"/>
        </w:numPr>
        <w:jc w:val="both"/>
        <w:rPr>
          <w:lang w:val="nl-BE"/>
        </w:rPr>
      </w:pPr>
      <w:r w:rsidRPr="2E926AA2">
        <w:rPr>
          <w:lang w:val="nl-BE"/>
        </w:rPr>
        <w:t>De doelstelling, scope en samenstelling van de thematische werkgroep.</w:t>
      </w:r>
    </w:p>
    <w:p w14:paraId="7339CD2B" w14:textId="77777777" w:rsidR="00ED0DA3" w:rsidRDefault="2E926AA2" w:rsidP="2E926AA2">
      <w:pPr>
        <w:pStyle w:val="Lijstalinea"/>
        <w:numPr>
          <w:ilvl w:val="0"/>
          <w:numId w:val="30"/>
        </w:numPr>
        <w:jc w:val="both"/>
        <w:rPr>
          <w:lang w:val="nl-BE"/>
        </w:rPr>
      </w:pPr>
      <w:r w:rsidRPr="2E926AA2">
        <w:rPr>
          <w:lang w:val="nl-BE"/>
        </w:rPr>
        <w:t>De looptijd van de evaluaties en thematische werkgroep (bv. 2 maanden).</w:t>
      </w:r>
    </w:p>
    <w:p w14:paraId="0B80D4DF" w14:textId="77777777" w:rsidR="00ED0DA3" w:rsidRDefault="2E926AA2" w:rsidP="2E926AA2">
      <w:pPr>
        <w:pStyle w:val="Lijstalinea"/>
        <w:numPr>
          <w:ilvl w:val="0"/>
          <w:numId w:val="30"/>
        </w:numPr>
        <w:jc w:val="both"/>
        <w:rPr>
          <w:lang w:val="nl-BE"/>
        </w:rPr>
      </w:pPr>
      <w:r w:rsidRPr="2E926AA2">
        <w:rPr>
          <w:lang w:val="nl-BE"/>
        </w:rPr>
        <w:t>Verwachte mijlpalen (datums), waar beschikbaar.</w:t>
      </w:r>
    </w:p>
    <w:p w14:paraId="6873385D" w14:textId="77777777" w:rsidR="00ED0DA3" w:rsidRDefault="2E926AA2" w:rsidP="2E926AA2">
      <w:pPr>
        <w:pStyle w:val="Lijstalinea"/>
        <w:numPr>
          <w:ilvl w:val="0"/>
          <w:numId w:val="30"/>
        </w:numPr>
        <w:jc w:val="both"/>
        <w:rPr>
          <w:lang w:val="nl-BE"/>
        </w:rPr>
      </w:pPr>
      <w:r w:rsidRPr="2E926AA2">
        <w:rPr>
          <w:lang w:val="nl-BE"/>
        </w:rPr>
        <w:t>Afhankelijkheden tussen gegevensbronnen, zowel binnen als buiten de Vlaamse overheid.</w:t>
      </w:r>
    </w:p>
    <w:p w14:paraId="27464152" w14:textId="77777777" w:rsidR="00ED0DA3" w:rsidRDefault="2E926AA2" w:rsidP="2E926AA2">
      <w:pPr>
        <w:pStyle w:val="Lijstalinea"/>
        <w:numPr>
          <w:ilvl w:val="0"/>
          <w:numId w:val="30"/>
        </w:numPr>
        <w:jc w:val="both"/>
        <w:rPr>
          <w:lang w:val="nl-BE"/>
        </w:rPr>
      </w:pPr>
      <w:r w:rsidRPr="2E926AA2">
        <w:rPr>
          <w:lang w:val="nl-BE"/>
        </w:rPr>
        <w:t>Modaliteiten voor werkgroep en thematische werkgroep vergaderingen (bv. locatie, frequentie, …).</w:t>
      </w:r>
    </w:p>
    <w:p w14:paraId="4D44B217" w14:textId="77777777" w:rsidR="00ED0DA3" w:rsidRPr="001B3C20" w:rsidRDefault="2E926AA2" w:rsidP="2E926AA2">
      <w:pPr>
        <w:pStyle w:val="Lijstalinea"/>
        <w:numPr>
          <w:ilvl w:val="0"/>
          <w:numId w:val="30"/>
        </w:numPr>
        <w:jc w:val="both"/>
        <w:rPr>
          <w:lang w:val="nl-BE"/>
        </w:rPr>
      </w:pPr>
      <w:r w:rsidRPr="2E926AA2">
        <w:rPr>
          <w:lang w:val="nl-BE"/>
        </w:rPr>
        <w:t>…</w:t>
      </w:r>
    </w:p>
    <w:p w14:paraId="5F710B3F" w14:textId="77777777" w:rsidR="002A6AF4" w:rsidRPr="001B3C20" w:rsidRDefault="2E926AA2" w:rsidP="2E926AA2">
      <w:pPr>
        <w:jc w:val="both"/>
        <w:rPr>
          <w:lang w:val="nl-BE"/>
        </w:rPr>
      </w:pPr>
      <w:r w:rsidRPr="2E926AA2">
        <w:rPr>
          <w:lang w:val="nl-BE"/>
        </w:rPr>
        <w:t>Het laat de permanente werkgroep ‘authentieke gegevensbronnen’ toe om de relevantie en toepasbaarheid van de te erkennen gegevensbron te evalueren. De te erkennen gegevensbron zit in de fase “in aanvraag” (zie hoofdstuk 6).</w:t>
      </w:r>
    </w:p>
    <w:p w14:paraId="0EC96980" w14:textId="77777777" w:rsidR="002A6AF4" w:rsidRDefault="002A6AF4" w:rsidP="002A6AF4">
      <w:pPr>
        <w:rPr>
          <w:lang w:val="nl-BE"/>
        </w:rPr>
      </w:pPr>
    </w:p>
    <w:p w14:paraId="5FE0FF68" w14:textId="77777777" w:rsidR="003C3167" w:rsidRPr="00495EAA" w:rsidRDefault="2E926AA2" w:rsidP="2E926AA2">
      <w:pPr>
        <w:pStyle w:val="Kop4"/>
        <w:ind w:left="709"/>
        <w:rPr>
          <w:lang w:val="nl-BE"/>
        </w:rPr>
      </w:pPr>
      <w:r w:rsidRPr="2E926AA2">
        <w:rPr>
          <w:lang w:val="nl-BE"/>
        </w:rPr>
        <w:t>Stap 3. Uitvoeren van een zelfevaluatie door de beheersinstantie</w:t>
      </w:r>
    </w:p>
    <w:p w14:paraId="55B3238E" w14:textId="77777777" w:rsidR="003C3167" w:rsidRDefault="2E926AA2" w:rsidP="2E926AA2">
      <w:pPr>
        <w:pStyle w:val="Plattetekst"/>
        <w:jc w:val="both"/>
        <w:rPr>
          <w:lang w:val="nl-BE"/>
        </w:rPr>
      </w:pPr>
      <w:r w:rsidRPr="2E926AA2">
        <w:rPr>
          <w:lang w:val="nl-BE"/>
        </w:rPr>
        <w:t>De werkgroep vraagt aan de beheersinstantie om eerst een zelfevaluatie uit te voeren aan de hand van de kwaliteitscriteria (zie hoofdstuk 7). De beheersinstantie gebruikt hiervoor de lijst van criteria om een maturiteitsniveau aan te duiden en in te schatten of de bron gereed is om verder te gaan in het proces. Op basis van deze stap kan er al een onderscheid gemaakt worden in de gegevensbronnen, die vragen om authentiek verklaard te worden en de gegevensbronnen die erkend willen worden als ‘kandidaat-authentieke gegevensbron’.</w:t>
      </w:r>
    </w:p>
    <w:p w14:paraId="5467D234" w14:textId="77777777" w:rsidR="003C3167" w:rsidRDefault="003C3167" w:rsidP="003C3167">
      <w:pPr>
        <w:pStyle w:val="Plattetekst"/>
        <w:jc w:val="both"/>
        <w:rPr>
          <w:lang w:val="nl-BE"/>
        </w:rPr>
      </w:pPr>
    </w:p>
    <w:p w14:paraId="2DF80A01" w14:textId="77777777" w:rsidR="003C3167" w:rsidRPr="00495EAA" w:rsidRDefault="2E926AA2" w:rsidP="2E926AA2">
      <w:pPr>
        <w:pStyle w:val="Kop4"/>
        <w:ind w:left="709"/>
        <w:rPr>
          <w:lang w:val="nl-BE"/>
        </w:rPr>
      </w:pPr>
      <w:r w:rsidRPr="2E926AA2">
        <w:rPr>
          <w:lang w:val="nl-BE"/>
        </w:rPr>
        <w:t>Stap 4. Presenteren van de zelfevaluatie aan de werkgroep</w:t>
      </w:r>
    </w:p>
    <w:p w14:paraId="1FA49E88" w14:textId="77777777" w:rsidR="003C3167" w:rsidRDefault="2E926AA2" w:rsidP="2E926AA2">
      <w:pPr>
        <w:pStyle w:val="Plattetekst"/>
        <w:jc w:val="both"/>
        <w:rPr>
          <w:lang w:val="nl-BE"/>
        </w:rPr>
      </w:pPr>
      <w:r w:rsidRPr="2E926AA2">
        <w:rPr>
          <w:lang w:val="nl-BE"/>
        </w:rPr>
        <w:t xml:space="preserve">De zelfevaluatie wordt door de beheersinstantie aan de werkgroep ‘authentieke gegevensbronnen’ gepresenteerd. </w:t>
      </w:r>
      <w:r w:rsidRPr="2E926AA2">
        <w:rPr>
          <w:lang w:val="nl-BE"/>
        </w:rPr>
        <w:lastRenderedPageBreak/>
        <w:t>De werkgroep voert hier een kwaliteitscontrole uit om te verzekeren dat de zelfevaluatie correct werd uitgevoerd.</w:t>
      </w:r>
    </w:p>
    <w:p w14:paraId="09629CE7" w14:textId="77777777" w:rsidR="003A49DE" w:rsidRPr="00495EAA" w:rsidRDefault="003A49DE" w:rsidP="003C3167">
      <w:pPr>
        <w:pStyle w:val="Plattetekst"/>
        <w:jc w:val="both"/>
        <w:rPr>
          <w:lang w:val="nl-BE"/>
        </w:rPr>
      </w:pPr>
    </w:p>
    <w:p w14:paraId="272A0710" w14:textId="77777777" w:rsidR="003A49DE" w:rsidRPr="00495EAA" w:rsidRDefault="2E926AA2" w:rsidP="2E926AA2">
      <w:pPr>
        <w:pStyle w:val="Kop4"/>
        <w:ind w:left="709"/>
        <w:rPr>
          <w:lang w:val="nl-BE"/>
        </w:rPr>
      </w:pPr>
      <w:r w:rsidRPr="2E926AA2">
        <w:rPr>
          <w:lang w:val="nl-BE"/>
        </w:rPr>
        <w:t>Stap 5. Beslissen over het verdere verloop van erkenningsprocedure</w:t>
      </w:r>
    </w:p>
    <w:p w14:paraId="125DACAF" w14:textId="77777777" w:rsidR="00063621" w:rsidRDefault="2E926AA2" w:rsidP="2E926AA2">
      <w:pPr>
        <w:jc w:val="both"/>
        <w:rPr>
          <w:lang w:val="nl-BE"/>
        </w:rPr>
      </w:pPr>
      <w:r w:rsidRPr="2E926AA2">
        <w:rPr>
          <w:lang w:val="nl-BE"/>
        </w:rPr>
        <w:t xml:space="preserve">Aan de hand van verkregen documentatie en de presentatie van de zelfevaluatie zal de werkgroep ‘authentieke gegevensbronnen’ een beslissing nemen of de gegevensbron reeds ver genoeg gevorderd is om door te gaan met de erkenningsprocedure. </w:t>
      </w:r>
    </w:p>
    <w:p w14:paraId="2EB66E12" w14:textId="77777777" w:rsidR="00131A42" w:rsidRDefault="00131A42" w:rsidP="00DA79B8">
      <w:pPr>
        <w:jc w:val="both"/>
        <w:rPr>
          <w:lang w:val="nl-BE"/>
        </w:rPr>
      </w:pPr>
    </w:p>
    <w:p w14:paraId="27A980BB" w14:textId="77777777" w:rsidR="008874C4" w:rsidRDefault="2E926AA2" w:rsidP="2E926AA2">
      <w:pPr>
        <w:jc w:val="both"/>
        <w:rPr>
          <w:lang w:val="nl-BE"/>
        </w:rPr>
      </w:pPr>
      <w:r w:rsidRPr="2E926AA2">
        <w:rPr>
          <w:lang w:val="nl-BE"/>
        </w:rPr>
        <w:t xml:space="preserve">Wanneer dit nog niet het geval is, kan de werkgroep ‘authentieke gegevensbronnen’ beslissen om voorlopig te stoppen met de procedure. De beheersinstantie zal vervolgens eerst aanpassingen moeten aanbrengen vooraleer de procedure opnieuw op te starten. </w:t>
      </w:r>
    </w:p>
    <w:p w14:paraId="2CBC57C2" w14:textId="77777777" w:rsidR="00131A42" w:rsidRDefault="2E926AA2" w:rsidP="2E926AA2">
      <w:pPr>
        <w:jc w:val="both"/>
        <w:rPr>
          <w:lang w:val="nl-BE"/>
        </w:rPr>
      </w:pPr>
      <w:r w:rsidRPr="2E926AA2">
        <w:rPr>
          <w:lang w:val="nl-BE"/>
        </w:rPr>
        <w:t>Wanneer de werkgroep ‘authentieke gegevensbronnen’ beslist om verder te gaan in de procedure, kan ze alsook een indicatie meegeven van de maturiteit van de bron. Dit kan reeds een intentie bieden om de gegevensbron alleen nog maar te laten valideren door het stuurorgaan als een ‘kandidaat-authentieke gegevensbron’ of om de gegevensbron reeds te laten erkennen als ‘authentieke gegevensbron’ door de Vlaamse Regering. Het beslissingsmoment zal echter pas vallen na de eigenlijke evaluatie van de gegevensbron in volgende stappen.</w:t>
      </w:r>
    </w:p>
    <w:p w14:paraId="507F6E70" w14:textId="77777777" w:rsidR="000E28B9" w:rsidRDefault="000E28B9" w:rsidP="00DA79B8">
      <w:pPr>
        <w:jc w:val="both"/>
        <w:rPr>
          <w:lang w:val="nl-BE"/>
        </w:rPr>
      </w:pPr>
    </w:p>
    <w:p w14:paraId="43BCAB09" w14:textId="77777777" w:rsidR="00643C63" w:rsidRPr="00766AD0" w:rsidRDefault="2E926AA2" w:rsidP="2E926AA2">
      <w:pPr>
        <w:pStyle w:val="Kop2"/>
        <w:numPr>
          <w:ilvl w:val="1"/>
          <w:numId w:val="2"/>
        </w:numPr>
        <w:tabs>
          <w:tab w:val="left" w:pos="833"/>
        </w:tabs>
        <w:spacing w:before="135"/>
        <w:ind w:hanging="720"/>
        <w:rPr>
          <w:sz w:val="32"/>
          <w:szCs w:val="32"/>
          <w:lang w:val="nl-BE"/>
        </w:rPr>
      </w:pPr>
      <w:bookmarkStart w:id="25" w:name="_Toc523153249"/>
      <w:r w:rsidRPr="2E926AA2">
        <w:rPr>
          <w:sz w:val="32"/>
          <w:szCs w:val="32"/>
          <w:lang w:val="nl-BE"/>
        </w:rPr>
        <w:t>Erkenning van een authentieke gegevensbron</w:t>
      </w:r>
      <w:bookmarkEnd w:id="25"/>
    </w:p>
    <w:p w14:paraId="37FA44C6" w14:textId="77777777" w:rsidR="00643C63" w:rsidRDefault="00643C63" w:rsidP="002A6AF4">
      <w:pPr>
        <w:rPr>
          <w:lang w:val="nl-BE"/>
        </w:rPr>
      </w:pPr>
    </w:p>
    <w:p w14:paraId="172D24DE" w14:textId="77777777" w:rsidR="00B61098" w:rsidRDefault="2E926AA2" w:rsidP="2E926AA2">
      <w:pPr>
        <w:jc w:val="both"/>
        <w:rPr>
          <w:lang w:val="nl-BE"/>
        </w:rPr>
      </w:pPr>
      <w:r w:rsidRPr="2E926AA2">
        <w:rPr>
          <w:lang w:val="nl-BE"/>
        </w:rPr>
        <w:t>Afhankelijk van de huidige kwaliteit van de gegevensbron wordt beslist hoe de gegevensbron zal evolueren naar een ‘kandidaat-authentieke gegevensbron’ en vervolgens naar ‘authentieke gegevensbron’. Hier zal worden bepaald welke kwaliteitseisen en aan welk maturiteitsniveau de bron reeds moet halen. Het behalen van de criteria om erkend te kunnen worden als authentieke gegevensbron zal in veel gevallen een uitgebreid ontwikkelingstraject vragen.</w:t>
      </w:r>
    </w:p>
    <w:p w14:paraId="39EC1052" w14:textId="77777777" w:rsidR="00AC3AC1" w:rsidRDefault="00AC3AC1" w:rsidP="00131A42">
      <w:pPr>
        <w:jc w:val="both"/>
        <w:rPr>
          <w:lang w:val="nl-BE"/>
        </w:rPr>
      </w:pPr>
    </w:p>
    <w:p w14:paraId="303AF20E" w14:textId="77777777" w:rsidR="006230B2" w:rsidRDefault="00260786" w:rsidP="00131A42">
      <w:pPr>
        <w:jc w:val="both"/>
        <w:rPr>
          <w:lang w:val="nl-BE"/>
        </w:rPr>
      </w:pPr>
      <w:r w:rsidRPr="00260786">
        <w:rPr>
          <w:noProof/>
        </w:rPr>
        <w:drawing>
          <wp:inline distT="0" distB="0" distL="0" distR="0" wp14:anchorId="71C731F7" wp14:editId="01D4CB8B">
            <wp:extent cx="6648673" cy="391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50938" cy="3917727"/>
                    </a:xfrm>
                    <a:prstGeom prst="rect">
                      <a:avLst/>
                    </a:prstGeom>
                    <a:noFill/>
                    <a:ln>
                      <a:noFill/>
                    </a:ln>
                  </pic:spPr>
                </pic:pic>
              </a:graphicData>
            </a:graphic>
          </wp:inline>
        </w:drawing>
      </w:r>
    </w:p>
    <w:p w14:paraId="6064DBE0" w14:textId="77777777" w:rsidR="002A6AF4" w:rsidRPr="00397C0D" w:rsidRDefault="00397C0D" w:rsidP="2E926AA2">
      <w:pPr>
        <w:pStyle w:val="Bijschrift"/>
        <w:jc w:val="center"/>
        <w:rPr>
          <w:lang w:val="nl-BE"/>
        </w:rPr>
      </w:pPr>
      <w:r w:rsidRPr="00397C0D">
        <w:rPr>
          <w:lang w:val="nl-BE"/>
        </w:rPr>
        <w:t xml:space="preserve">Figuur </w:t>
      </w:r>
      <w:r w:rsidRPr="00766AD0">
        <w:fldChar w:fldCharType="begin"/>
      </w:r>
      <w:r w:rsidRPr="00397C0D">
        <w:rPr>
          <w:lang w:val="nl-BE"/>
        </w:rPr>
        <w:instrText xml:space="preserve"> SEQ Figure \* ARABIC </w:instrText>
      </w:r>
      <w:r w:rsidRPr="00766AD0">
        <w:rPr>
          <w:lang w:val="nl-BE"/>
        </w:rPr>
        <w:fldChar w:fldCharType="separate"/>
      </w:r>
      <w:r w:rsidR="0097257A">
        <w:rPr>
          <w:noProof/>
          <w:lang w:val="nl-BE"/>
        </w:rPr>
        <w:t>3</w:t>
      </w:r>
      <w:r w:rsidRPr="00766AD0">
        <w:fldChar w:fldCharType="end"/>
      </w:r>
      <w:r w:rsidRPr="00397C0D">
        <w:rPr>
          <w:lang w:val="nl-BE"/>
        </w:rPr>
        <w:t xml:space="preserve">: proces voor de erkenning </w:t>
      </w:r>
      <w:r w:rsidR="00131A42">
        <w:rPr>
          <w:lang w:val="nl-BE"/>
        </w:rPr>
        <w:t>van een authentieke gegevensbron</w:t>
      </w:r>
    </w:p>
    <w:p w14:paraId="18540395" w14:textId="77777777" w:rsidR="000E13C1" w:rsidRDefault="2E926AA2" w:rsidP="2E926AA2">
      <w:pPr>
        <w:pStyle w:val="Kop4"/>
        <w:tabs>
          <w:tab w:val="left" w:pos="2130"/>
        </w:tabs>
        <w:ind w:left="709"/>
        <w:rPr>
          <w:lang w:val="nl-BE"/>
        </w:rPr>
      </w:pPr>
      <w:r w:rsidRPr="2E926AA2">
        <w:rPr>
          <w:lang w:val="nl-BE"/>
        </w:rPr>
        <w:t>Stap 1. Evaluatie van gegevensbron door de thematische werkgroep</w:t>
      </w:r>
    </w:p>
    <w:p w14:paraId="6A1A317C" w14:textId="77777777" w:rsidR="000E13C1" w:rsidRDefault="2E926AA2" w:rsidP="2E926AA2">
      <w:pPr>
        <w:pStyle w:val="Plattetekst"/>
        <w:jc w:val="both"/>
        <w:rPr>
          <w:lang w:val="nl-BE"/>
        </w:rPr>
      </w:pPr>
      <w:r w:rsidRPr="2E926AA2">
        <w:rPr>
          <w:lang w:val="nl-BE"/>
        </w:rPr>
        <w:t xml:space="preserve">De thematische werkgroep voert een evaluatie uit van de gegevensbron, met behulp van het zelfevaluatierapport zoals dit opgesteld is in 5.1. Hierbij wordt beslist of de bron voldoende matuur is om erkend te worden en over te </w:t>
      </w:r>
      <w:r w:rsidRPr="2E926AA2">
        <w:rPr>
          <w:lang w:val="nl-BE"/>
        </w:rPr>
        <w:lastRenderedPageBreak/>
        <w:t>gaan naar een publieke reviewperiode. De looptijd van de publieke review wordt bepaald in samenspraak met de werkgroep ‘authentieke gegevensbronnen’.</w:t>
      </w:r>
    </w:p>
    <w:p w14:paraId="09E95165" w14:textId="77777777" w:rsidR="00860E64" w:rsidRDefault="2E926AA2" w:rsidP="2E926AA2">
      <w:pPr>
        <w:pStyle w:val="Plattetekst"/>
        <w:jc w:val="both"/>
        <w:rPr>
          <w:lang w:val="nl-BE"/>
        </w:rPr>
      </w:pPr>
      <w:r w:rsidRPr="2E926AA2">
        <w:rPr>
          <w:lang w:val="nl-BE"/>
        </w:rPr>
        <w:t>De gegevensbron belandt bij het aanvangen van deze stap in de fase “in behandeling” (zie hoofdstuk 6).</w:t>
      </w:r>
    </w:p>
    <w:p w14:paraId="56E44005" w14:textId="77777777" w:rsidR="000E13C1" w:rsidRPr="00495EAA" w:rsidRDefault="000E13C1" w:rsidP="000E13C1">
      <w:pPr>
        <w:pStyle w:val="Plattetekst"/>
        <w:jc w:val="both"/>
        <w:rPr>
          <w:lang w:val="nl-BE"/>
        </w:rPr>
      </w:pPr>
    </w:p>
    <w:p w14:paraId="0D78DFBA" w14:textId="77777777" w:rsidR="001A1BBA" w:rsidRPr="00495EAA" w:rsidRDefault="2E926AA2" w:rsidP="2E926AA2">
      <w:pPr>
        <w:pStyle w:val="Kop4"/>
        <w:tabs>
          <w:tab w:val="left" w:pos="2130"/>
        </w:tabs>
        <w:ind w:left="709"/>
        <w:rPr>
          <w:lang w:val="nl-BE"/>
        </w:rPr>
      </w:pPr>
      <w:r w:rsidRPr="2E926AA2">
        <w:rPr>
          <w:lang w:val="nl-BE"/>
        </w:rPr>
        <w:t>Stap 2. Organiseren van publieke review</w:t>
      </w:r>
    </w:p>
    <w:p w14:paraId="712BA93A" w14:textId="77777777" w:rsidR="00C94DEF" w:rsidRPr="00495EAA" w:rsidRDefault="2E926AA2" w:rsidP="2E926AA2">
      <w:pPr>
        <w:pStyle w:val="Plattetekst"/>
        <w:jc w:val="both"/>
        <w:rPr>
          <w:lang w:val="nl-BE"/>
        </w:rPr>
      </w:pPr>
      <w:r w:rsidRPr="2E926AA2">
        <w:rPr>
          <w:lang w:val="nl-BE"/>
        </w:rPr>
        <w:t>Indien de beheersinstantie een positief resultaat behaalt in zijn zelfevaluatie, zal de bron opengesteld worden aan een publieke reviewperiode. Dit is een korte periode van 1 tot 2 weken waarin (potentiële) afnemers, en andere belanghebbenden, de gegevensbron en bijhorende documentatie (bv. zelfevaluatierapport, presentatie aan werkgroep, opgestelde use cases, …) mogen becommentariëren en feedback kunnen geven. Alle opmerkingen en eventuele verbeteringsvoorstellen zullen gecapteerd worden en worden besproken door de thematische werkgroep in hun evaluatie.</w:t>
      </w:r>
    </w:p>
    <w:p w14:paraId="3307FAED" w14:textId="77777777" w:rsidR="00147C1F" w:rsidRPr="00643C63" w:rsidRDefault="00147C1F" w:rsidP="00643C63">
      <w:pPr>
        <w:pStyle w:val="Plattetekst"/>
        <w:rPr>
          <w:lang w:val="nl-BE"/>
        </w:rPr>
      </w:pPr>
    </w:p>
    <w:p w14:paraId="54321C74" w14:textId="77777777" w:rsidR="00A976E6" w:rsidRPr="00495EAA" w:rsidRDefault="2E926AA2" w:rsidP="2E926AA2">
      <w:pPr>
        <w:pStyle w:val="Kop4"/>
        <w:ind w:left="1134" w:hanging="425"/>
        <w:rPr>
          <w:lang w:val="nl-BE"/>
        </w:rPr>
      </w:pPr>
      <w:r w:rsidRPr="2E926AA2">
        <w:rPr>
          <w:lang w:val="nl-BE"/>
        </w:rPr>
        <w:t>Stap 3. Organiseren van evaluatie webcast door de thematische werkgroep</w:t>
      </w:r>
    </w:p>
    <w:p w14:paraId="217A7D7C" w14:textId="77777777" w:rsidR="000E13C1" w:rsidRDefault="2E926AA2" w:rsidP="2E926AA2">
      <w:pPr>
        <w:pStyle w:val="Plattetekst"/>
        <w:jc w:val="both"/>
        <w:rPr>
          <w:lang w:val="nl-BE"/>
        </w:rPr>
      </w:pPr>
      <w:r w:rsidRPr="2E926AA2">
        <w:rPr>
          <w:lang w:val="nl-BE"/>
        </w:rPr>
        <w:t>Na de publieke review zullen de gegevensbronnen en gecapteerde commentaren bekeken en besproken worden door de thematische werkgroep in een evaluatie webcast.</w:t>
      </w:r>
    </w:p>
    <w:p w14:paraId="732CD4BC" w14:textId="77777777" w:rsidR="00D368C7" w:rsidRDefault="00D368C7" w:rsidP="00D368C7">
      <w:pPr>
        <w:pStyle w:val="Plattetekst"/>
        <w:jc w:val="both"/>
        <w:rPr>
          <w:lang w:val="nl-BE"/>
        </w:rPr>
      </w:pPr>
    </w:p>
    <w:p w14:paraId="19EA3692" w14:textId="77777777" w:rsidR="00D368C7" w:rsidRPr="00495EAA" w:rsidRDefault="2E926AA2" w:rsidP="2E926AA2">
      <w:pPr>
        <w:pStyle w:val="Kop4"/>
        <w:tabs>
          <w:tab w:val="left" w:pos="2130"/>
        </w:tabs>
        <w:ind w:left="709"/>
        <w:rPr>
          <w:lang w:val="nl-BE"/>
        </w:rPr>
      </w:pPr>
      <w:r w:rsidRPr="2E926AA2">
        <w:rPr>
          <w:lang w:val="nl-BE"/>
        </w:rPr>
        <w:t>Stap 4. Formuleren van advies door werkgroep</w:t>
      </w:r>
    </w:p>
    <w:p w14:paraId="493C45B2" w14:textId="77777777" w:rsidR="00AC3AC1" w:rsidRPr="00495EAA" w:rsidRDefault="2E926AA2" w:rsidP="2E926AA2">
      <w:pPr>
        <w:pStyle w:val="Plattetekst"/>
        <w:jc w:val="both"/>
        <w:rPr>
          <w:lang w:val="nl-BE"/>
        </w:rPr>
      </w:pPr>
      <w:r w:rsidRPr="2E926AA2">
        <w:rPr>
          <w:lang w:val="nl-BE"/>
        </w:rPr>
        <w:t>Op basis van de resultaten van de evaluatie en het voorstel van de thematische werkgroep formuleert de werkgroep een voorstel van advies, dat aan het stuurorgaan wordt voorgelegd, om de bron te erkennen. Dit voorstel van advies kan drie mogelijke adviezen omvatten:</w:t>
      </w:r>
    </w:p>
    <w:p w14:paraId="284AA285" w14:textId="77777777" w:rsidR="007823A3" w:rsidRDefault="2E926AA2" w:rsidP="2E926AA2">
      <w:pPr>
        <w:pStyle w:val="Plattetekst"/>
        <w:numPr>
          <w:ilvl w:val="0"/>
          <w:numId w:val="6"/>
        </w:numPr>
        <w:jc w:val="both"/>
        <w:rPr>
          <w:lang w:val="nl-BE"/>
        </w:rPr>
      </w:pPr>
      <w:r w:rsidRPr="2E926AA2">
        <w:rPr>
          <w:lang w:val="nl-BE"/>
        </w:rPr>
        <w:t>De bron voldoet niet aan de vereiste en zal dus op dit ogenblik nog niet gevalideerd of erkend worden door het stuurorgaan of de Vlaamse Regering.</w:t>
      </w:r>
    </w:p>
    <w:p w14:paraId="52498E86" w14:textId="77777777" w:rsidR="006F772F" w:rsidRDefault="2E926AA2" w:rsidP="2E926AA2">
      <w:pPr>
        <w:pStyle w:val="Plattetekst"/>
        <w:numPr>
          <w:ilvl w:val="0"/>
          <w:numId w:val="6"/>
        </w:numPr>
        <w:jc w:val="both"/>
        <w:rPr>
          <w:lang w:val="nl-BE"/>
        </w:rPr>
      </w:pPr>
      <w:r w:rsidRPr="2E926AA2">
        <w:rPr>
          <w:lang w:val="nl-BE"/>
        </w:rPr>
        <w:t>Op basis van de verkregen commentaren en adviezen stelt de werkgroep bepaalde voorwaarden en aanpassingen op die nodig zijn om erkend te worden door de Vlaamse Regering. Dit moet resulteren in een stappenplan (waarin ook eventuele financiering wordt voorzien) die de beheersinstantie moet begeleiden bij het geleidelijk verbeteren van zijn bron richting erkenning door de Vlaamse Regering en het verplicht gebruik van de authentieke gegevensbron.</w:t>
      </w:r>
    </w:p>
    <w:p w14:paraId="6AED8C16" w14:textId="77777777" w:rsidR="000C7E6A" w:rsidRPr="006F772F" w:rsidRDefault="2E926AA2" w:rsidP="2E926AA2">
      <w:pPr>
        <w:pStyle w:val="Plattetekst"/>
        <w:numPr>
          <w:ilvl w:val="0"/>
          <w:numId w:val="6"/>
        </w:numPr>
        <w:jc w:val="both"/>
        <w:rPr>
          <w:lang w:val="nl-BE"/>
        </w:rPr>
      </w:pPr>
      <w:r w:rsidRPr="2E926AA2">
        <w:rPr>
          <w:lang w:val="nl-BE"/>
        </w:rPr>
        <w:t>Geen dringende problemen of wijzigingen moeten momenteel aangepakt worden en er kan verder overgegaan worden tot validatie als ‘kandidaat-authentieke gegevensbron’ door het stuurorgaan en ook onmiddellijk tot erkenning als ‘authentieke gegevensbron’ door de Vlaamse Regering.</w:t>
      </w:r>
    </w:p>
    <w:p w14:paraId="362406ED" w14:textId="77777777" w:rsidR="003E5D8A" w:rsidRDefault="003E5D8A" w:rsidP="00BC4EE1">
      <w:pPr>
        <w:pStyle w:val="Plattetekst"/>
        <w:rPr>
          <w:lang w:val="nl-BE"/>
        </w:rPr>
      </w:pPr>
    </w:p>
    <w:p w14:paraId="1F2A9155" w14:textId="77777777" w:rsidR="00757D63" w:rsidRPr="00495EAA" w:rsidRDefault="2E926AA2" w:rsidP="2E926AA2">
      <w:pPr>
        <w:pStyle w:val="Kop4"/>
        <w:ind w:left="1418" w:hanging="709"/>
        <w:rPr>
          <w:lang w:val="nl-BE"/>
        </w:rPr>
      </w:pPr>
      <w:r w:rsidRPr="2E926AA2">
        <w:rPr>
          <w:lang w:val="nl-BE"/>
        </w:rPr>
        <w:t>Stap 5. Valideren van de gegevensbron als ‘kandidaat-authentieke gegevensbron’ door stuurorgaan</w:t>
      </w:r>
    </w:p>
    <w:p w14:paraId="3F163E8C" w14:textId="77777777" w:rsidR="00757D63"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Het stuurorgaan valideert, na positief advies van de werkgroep, de gegevensbron als ‘kandidaat-authentieke gegevensbron’ waardoor de verschillende entiteiten van de Vlaamse regering zich engageren om de gegevensbron te gebruiken. Het gebruik van de bron wordt hierna sterk aangeraden, maar is voorlopig nog niet verplicht. Het stuurorgaan bepaalt welke overheidsinstantie de betreffende gegevensbron beheert en ze kan bepalen onder welke voorwaarden en op welke wijze de gegevens worden verwerkt. </w:t>
      </w:r>
    </w:p>
    <w:p w14:paraId="536A6470" w14:textId="77777777"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het stuurorgaan belandt de gegevensbron in de fase “Gevalideerd” (zie hoofdstuk 6) en krijgt ze de publicatiestatus “kandidaat-authentieke gegevensbron”.</w:t>
      </w:r>
    </w:p>
    <w:p w14:paraId="339C05E3" w14:textId="77777777" w:rsidR="00260786"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In het advies van het stuurorgaan staat of de kandidaat-authentieke gegevensbron onmiddellijk erkend kan worden als ‘authentieke gegevensbron’ door de Vlaamse Regering of dat de gegevensbron nog enkele aanpassingen moet uitvoeren voor verplicht gebruik kan doorgevoerd worden. </w:t>
      </w:r>
    </w:p>
    <w:p w14:paraId="039AB035" w14:textId="77777777"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Het stuurorgaan geeft eveneens een tijdsindicatie mee over wanneer welke soort instantie de bron verplicht moet gebruiken bij erkenning tot authentieke bron (bv. Overheidsinstanties na 6 maanden, lokale gemeenten na 1 jaar, …). Dit zal ervoor zorgen dat iedereen voldoende tijd heeft om de nodige maatregelen te nemen.</w:t>
      </w:r>
    </w:p>
    <w:p w14:paraId="60669374" w14:textId="77777777" w:rsidR="00107074" w:rsidRPr="00495EAA" w:rsidRDefault="00107074" w:rsidP="00BC4EE1">
      <w:pPr>
        <w:pStyle w:val="Plattetekst"/>
        <w:spacing w:before="9"/>
        <w:jc w:val="both"/>
        <w:rPr>
          <w:lang w:val="nl-BE"/>
        </w:rPr>
      </w:pPr>
    </w:p>
    <w:p w14:paraId="5A33BDCD" w14:textId="77777777" w:rsidR="00DC398C" w:rsidRPr="00495EAA" w:rsidRDefault="2E926AA2" w:rsidP="2E926AA2">
      <w:pPr>
        <w:pStyle w:val="Kop4"/>
        <w:tabs>
          <w:tab w:val="left" w:pos="2130"/>
        </w:tabs>
        <w:ind w:left="709"/>
        <w:rPr>
          <w:lang w:val="nl-BE"/>
        </w:rPr>
      </w:pPr>
      <w:r w:rsidRPr="2E926AA2">
        <w:rPr>
          <w:lang w:val="nl-BE"/>
        </w:rPr>
        <w:t>Stap 6. Aanpassen van eventuele opmerkingen en verbeteringen</w:t>
      </w:r>
    </w:p>
    <w:p w14:paraId="0E055A8F" w14:textId="77777777" w:rsidR="000E13C1" w:rsidRDefault="2E926AA2" w:rsidP="2E926AA2">
      <w:pPr>
        <w:pStyle w:val="Plattetekst"/>
        <w:jc w:val="both"/>
        <w:rPr>
          <w:lang w:val="nl-BE"/>
        </w:rPr>
      </w:pPr>
      <w:r w:rsidRPr="2E926AA2">
        <w:rPr>
          <w:lang w:val="nl-BE"/>
        </w:rPr>
        <w:t xml:space="preserve">Indien het advies van het stuurorgaan vermeld dat de gegevensbron nog de nodige aanpassingen moet aanbrengen om verder te evolueren tot een erkende authentieke gegevensbron, zal de beheersinstantie (eventueel in samenspraak met de werkgroep) een stappenplan opstellen. Er kan dan dieper gekeken worden naar de noden en behoeften van de gegevensinitiatoren en afnemers van de bron om af te stemmen hoe de bron zal voldoen aan de </w:t>
      </w:r>
      <w:r w:rsidRPr="2E926AA2">
        <w:rPr>
          <w:lang w:val="nl-BE"/>
        </w:rPr>
        <w:lastRenderedPageBreak/>
        <w:t>eisen. Wat verwachten eindgebruikers van de bron en hoe kunnen ze die gebruiken met betrekking tot:</w:t>
      </w:r>
    </w:p>
    <w:p w14:paraId="7E6FE7CD" w14:textId="77777777" w:rsidR="000E13C1" w:rsidRDefault="2E926AA2" w:rsidP="2E926AA2">
      <w:pPr>
        <w:pStyle w:val="Plattetekst"/>
        <w:numPr>
          <w:ilvl w:val="0"/>
          <w:numId w:val="32"/>
        </w:numPr>
        <w:jc w:val="both"/>
        <w:rPr>
          <w:lang w:val="nl-BE"/>
        </w:rPr>
      </w:pPr>
      <w:r w:rsidRPr="2E926AA2">
        <w:rPr>
          <w:lang w:val="nl-BE"/>
        </w:rPr>
        <w:t>ontsluitingsmogelijkheden;</w:t>
      </w:r>
    </w:p>
    <w:p w14:paraId="261CAB18" w14:textId="77777777" w:rsidR="000E13C1" w:rsidRDefault="2E926AA2" w:rsidP="2E926AA2">
      <w:pPr>
        <w:pStyle w:val="Plattetekst"/>
        <w:numPr>
          <w:ilvl w:val="0"/>
          <w:numId w:val="32"/>
        </w:numPr>
        <w:jc w:val="both"/>
        <w:rPr>
          <w:lang w:val="nl-BE"/>
        </w:rPr>
      </w:pPr>
      <w:r w:rsidRPr="2E926AA2">
        <w:rPr>
          <w:lang w:val="nl-BE"/>
        </w:rPr>
        <w:t>kwaliteitsvereisten (technisch, data, performantie, beschikbaarheid, bescherming, …);</w:t>
      </w:r>
    </w:p>
    <w:p w14:paraId="34DC88DE" w14:textId="77777777" w:rsidR="000E13C1" w:rsidRDefault="2E926AA2" w:rsidP="2E926AA2">
      <w:pPr>
        <w:pStyle w:val="Plattetekst"/>
        <w:numPr>
          <w:ilvl w:val="0"/>
          <w:numId w:val="32"/>
        </w:numPr>
        <w:jc w:val="both"/>
        <w:rPr>
          <w:lang w:val="nl-BE"/>
        </w:rPr>
      </w:pPr>
      <w:r w:rsidRPr="2E926AA2">
        <w:rPr>
          <w:lang w:val="nl-BE"/>
        </w:rPr>
        <w:t>dataservices (24/7 support, terugmeldingskanalen, snelheid van antwoord), …);</w:t>
      </w:r>
    </w:p>
    <w:p w14:paraId="0B7B7BA0" w14:textId="77777777" w:rsidR="000E13C1" w:rsidRDefault="2E926AA2" w:rsidP="2E926AA2">
      <w:pPr>
        <w:pStyle w:val="Plattetekst"/>
        <w:numPr>
          <w:ilvl w:val="0"/>
          <w:numId w:val="32"/>
        </w:numPr>
        <w:jc w:val="both"/>
        <w:rPr>
          <w:lang w:val="nl-BE"/>
        </w:rPr>
      </w:pPr>
      <w:r w:rsidRPr="2E926AA2">
        <w:rPr>
          <w:lang w:val="nl-BE"/>
        </w:rPr>
        <w:t>semantische afspraken;</w:t>
      </w:r>
    </w:p>
    <w:p w14:paraId="1B426DD6" w14:textId="77777777" w:rsidR="000E13C1" w:rsidRPr="004B54E7" w:rsidRDefault="2E926AA2" w:rsidP="2E926AA2">
      <w:pPr>
        <w:pStyle w:val="Plattetekst"/>
        <w:numPr>
          <w:ilvl w:val="0"/>
          <w:numId w:val="32"/>
        </w:numPr>
        <w:jc w:val="both"/>
        <w:rPr>
          <w:lang w:val="nl-BE"/>
        </w:rPr>
      </w:pPr>
      <w:r w:rsidRPr="2E926AA2">
        <w:rPr>
          <w:lang w:val="nl-BE"/>
        </w:rPr>
        <w:t>instandhouding van de bron;</w:t>
      </w:r>
    </w:p>
    <w:p w14:paraId="5E7C73DF" w14:textId="77777777" w:rsidR="00757D63" w:rsidRPr="00495EAA" w:rsidRDefault="2E926AA2" w:rsidP="2E926AA2">
      <w:pPr>
        <w:widowControl/>
        <w:autoSpaceDE/>
        <w:autoSpaceDN/>
        <w:jc w:val="both"/>
        <w:rPr>
          <w:lang w:val="nl-BE"/>
        </w:rPr>
      </w:pPr>
      <w:r w:rsidRPr="2E926AA2">
        <w:rPr>
          <w:lang w:val="nl-BE"/>
        </w:rPr>
        <w:t>Aanpassingen en verbeteringen worden aangebracht door de beheersinstantie zelf (eventueel voorzien van financiering vanuit de Vlaamse Overheid). In deze fase wordt de bron gealigneerd met de gecapteerde behoeften en eventuele bestaande standaarden, i.e. technische standaarden (bv. APIs), datastandaarden (vb. OSLO), …</w:t>
      </w:r>
    </w:p>
    <w:p w14:paraId="677616A3" w14:textId="77777777" w:rsidR="00AC3AC1" w:rsidRDefault="2E926AA2" w:rsidP="2E926AA2">
      <w:pPr>
        <w:pStyle w:val="Plattetekst"/>
        <w:jc w:val="both"/>
        <w:rPr>
          <w:lang w:val="nl-BE"/>
        </w:rPr>
      </w:pPr>
      <w:r w:rsidRPr="2E926AA2">
        <w:rPr>
          <w:lang w:val="nl-BE"/>
        </w:rPr>
        <w:t>De thematische werkgroep voert een nieuwe evaluatie uit van de gegevensbron. Hierbij wordt beslist of de bron voldoende aanpassingen en correcte verandering aangebracht heeft om erkend te worden als ‘authentieke gegevensbron’. Indien dit het geval is, kan de gegevensbron overgaan tot erkenning door de Vlaamse Regering.</w:t>
      </w:r>
    </w:p>
    <w:p w14:paraId="384F693F" w14:textId="77777777" w:rsidR="00AC3AC1" w:rsidRDefault="00AC3AC1" w:rsidP="00BB52A7">
      <w:pPr>
        <w:pStyle w:val="Plattetekst"/>
        <w:rPr>
          <w:lang w:val="nl-BE"/>
        </w:rPr>
      </w:pPr>
    </w:p>
    <w:p w14:paraId="59855D4B" w14:textId="77777777" w:rsidR="006E47F7" w:rsidRPr="00495EAA" w:rsidRDefault="2E926AA2" w:rsidP="2E926AA2">
      <w:pPr>
        <w:pStyle w:val="Kop4"/>
        <w:tabs>
          <w:tab w:val="left" w:pos="2130"/>
        </w:tabs>
        <w:ind w:left="709"/>
        <w:rPr>
          <w:lang w:val="nl-BE"/>
        </w:rPr>
      </w:pPr>
      <w:r w:rsidRPr="2E926AA2">
        <w:rPr>
          <w:lang w:val="nl-BE"/>
        </w:rPr>
        <w:t>Stap 7. Erkennen van de gegevensbron als authentieke gegevensbron door Vlaamse Regering</w:t>
      </w:r>
    </w:p>
    <w:p w14:paraId="6C58E40E" w14:textId="77777777" w:rsidR="00DA7967"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De Vlaamse regering erkent, na positief advies van het stuurorgaan, de gegevensbron als Vlaamse authentieke gegevensbron. De Vlaamse Regering bepaalt welke overheidsinstantie de betreffende gegevensbron beheert en ze kan bepalen onder welke voorwaarden en op welke wijze de gegevens worden verwerkt. Een officiële publicatie wordt uitgezonden om de adoptie van de authentieke gegevensbron te bevorderen. Er wordt de nodige documentatie en tijd, op basis van het advies van het stuurorgaan, voorzien om de overheidsinstanties (en gegevensinitiatoren) te helpen in het implementeren van de juiste systemen. Na deze verstreken tijd zal de erkende authentieke gegevensbron verplicht te gebruiken zijn voor alle overheidsinstanties.</w:t>
      </w:r>
    </w:p>
    <w:p w14:paraId="2931D6D0" w14:textId="77777777" w:rsidR="006B01DB"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de Vlaamse Regering belandt de gegevensbron in de fase “erkend” (zie hoofdstuk 6) en krijgt ze de publicatiestatus “authentieke gegevensbron”.</w:t>
      </w:r>
    </w:p>
    <w:p w14:paraId="780AA86D" w14:textId="77777777" w:rsidR="006B01DB" w:rsidRPr="00766AD0" w:rsidRDefault="006B01DB" w:rsidP="00766AD0">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p>
    <w:p w14:paraId="4BEC46A6" w14:textId="77777777" w:rsidR="0057352A" w:rsidRPr="00766AD0" w:rsidRDefault="2E926AA2" w:rsidP="2E926AA2">
      <w:pPr>
        <w:pStyle w:val="Kop2"/>
        <w:numPr>
          <w:ilvl w:val="1"/>
          <w:numId w:val="2"/>
        </w:numPr>
        <w:tabs>
          <w:tab w:val="left" w:pos="833"/>
        </w:tabs>
        <w:spacing w:before="135"/>
        <w:ind w:hanging="720"/>
        <w:rPr>
          <w:sz w:val="32"/>
          <w:szCs w:val="32"/>
          <w:lang w:val="nl-BE"/>
        </w:rPr>
      </w:pPr>
      <w:bookmarkStart w:id="26" w:name="_Toc523153250"/>
      <w:r w:rsidRPr="2E926AA2">
        <w:rPr>
          <w:sz w:val="32"/>
          <w:szCs w:val="32"/>
          <w:lang w:val="nl-BE"/>
        </w:rPr>
        <w:t xml:space="preserve">Veranderingsbeheer </w:t>
      </w:r>
      <w:bookmarkEnd w:id="26"/>
    </w:p>
    <w:p w14:paraId="425F1B42" w14:textId="77777777" w:rsidR="00E03114" w:rsidRPr="00495EAA" w:rsidRDefault="00E03114" w:rsidP="00E03114">
      <w:pPr>
        <w:pStyle w:val="Plattetekst"/>
        <w:rPr>
          <w:lang w:val="nl-BE"/>
        </w:rPr>
      </w:pPr>
    </w:p>
    <w:p w14:paraId="55A57B5B" w14:textId="77777777" w:rsidR="00FB370C" w:rsidRDefault="2E926AA2" w:rsidP="2E926AA2">
      <w:pPr>
        <w:pStyle w:val="Plattetekst"/>
        <w:jc w:val="both"/>
        <w:rPr>
          <w:lang w:val="nl-BE"/>
        </w:rPr>
      </w:pPr>
      <w:r w:rsidRPr="2E926AA2">
        <w:rPr>
          <w:lang w:val="nl-BE"/>
        </w:rPr>
        <w:t xml:space="preserve">Een authentieke gegevensbron kan, op eender welk moment in zijn levensloop, aan feedback en nodige verandering onderhevig zijn. Problemen kunnen gemeld worden door de afnemers, thematische werkgroep en anderen of de beheerinstantie kan aanpassingen aan de gegevensbron doorvoeren of niet tegemoetkomen aan zijn verantwoordelijkheden voor het beheer van de bron. Het is belangrijk dat deze feedback op een gestructureerde manier gecapteerd en geëvalueerd wordt, en er een duidelijk, herhaalbaar en transparant proces is om hiermee om te gaan. </w:t>
      </w:r>
    </w:p>
    <w:p w14:paraId="487A3DBB" w14:textId="77777777" w:rsidR="00FB370C" w:rsidRDefault="2E926AA2" w:rsidP="2E926AA2">
      <w:pPr>
        <w:pStyle w:val="Default"/>
        <w:jc w:val="both"/>
        <w:rPr>
          <w:rFonts w:eastAsia="Calibri"/>
          <w:color w:val="auto"/>
          <w:sz w:val="22"/>
          <w:szCs w:val="22"/>
          <w:lang w:val="nl-BE"/>
        </w:rPr>
      </w:pPr>
      <w:r w:rsidRPr="2E926AA2">
        <w:rPr>
          <w:rFonts w:eastAsia="Calibri"/>
          <w:color w:val="auto"/>
          <w:sz w:val="22"/>
          <w:szCs w:val="22"/>
          <w:lang w:val="nl-BE"/>
        </w:rPr>
        <w:t>Het veranderingsbeheer zorgt ervoor dat er de nodige garantie is dat wijzigingen, indien nodig, zijn afgestemd met de stakeholders en dat er rekening gehouden wordt met de impact van veranderingen. Het proces voor veranderingsbeheer is gebaseerd op volgende principes:</w:t>
      </w:r>
    </w:p>
    <w:p w14:paraId="149F0973" w14:textId="77777777" w:rsidR="00FB370C" w:rsidRDefault="2E926AA2" w:rsidP="2E926AA2">
      <w:pPr>
        <w:pStyle w:val="Default"/>
        <w:numPr>
          <w:ilvl w:val="0"/>
          <w:numId w:val="43"/>
        </w:numPr>
        <w:jc w:val="both"/>
        <w:rPr>
          <w:rFonts w:eastAsia="Calibri"/>
          <w:color w:val="auto"/>
          <w:sz w:val="22"/>
          <w:szCs w:val="22"/>
          <w:lang w:val="nl-BE"/>
        </w:rPr>
      </w:pPr>
      <w:r w:rsidRPr="2E926AA2">
        <w:rPr>
          <w:rFonts w:eastAsia="Calibri"/>
          <w:b/>
          <w:bCs/>
          <w:color w:val="auto"/>
          <w:sz w:val="22"/>
          <w:szCs w:val="22"/>
          <w:lang w:val="nl-BE"/>
        </w:rPr>
        <w:t>Transparantie</w:t>
      </w:r>
      <w:r w:rsidRPr="2E926AA2">
        <w:rPr>
          <w:rFonts w:eastAsia="Calibri"/>
          <w:color w:val="auto"/>
          <w:sz w:val="22"/>
          <w:szCs w:val="22"/>
          <w:lang w:val="nl-BE"/>
        </w:rPr>
        <w:t>: Feedback kan gegeven worden door eender wie. De logging, analyse en beslissingen gebeuren in volledige transparantie.</w:t>
      </w:r>
    </w:p>
    <w:p w14:paraId="343A4470" w14:textId="77777777" w:rsidR="00FB370C" w:rsidRDefault="2E926AA2" w:rsidP="2E926AA2">
      <w:pPr>
        <w:pStyle w:val="Plattetekst"/>
        <w:numPr>
          <w:ilvl w:val="0"/>
          <w:numId w:val="43"/>
        </w:numPr>
        <w:jc w:val="both"/>
        <w:rPr>
          <w:lang w:val="nl-BE"/>
        </w:rPr>
      </w:pPr>
      <w:r w:rsidRPr="2E926AA2">
        <w:rPr>
          <w:b/>
          <w:bCs/>
          <w:lang w:val="nl-BE"/>
        </w:rPr>
        <w:t>Gecontroleerde verandering:</w:t>
      </w:r>
      <w:r w:rsidRPr="2E926AA2">
        <w:rPr>
          <w:lang w:val="nl-BE"/>
        </w:rPr>
        <w:t xml:space="preserve"> Wijzigingen dienen stapsgewijs en traceerbaar te zijn, rekening houdend met de mogelijke impact voor de afnemers.</w:t>
      </w:r>
    </w:p>
    <w:p w14:paraId="3A60575A" w14:textId="77777777" w:rsidR="00D13935" w:rsidRDefault="00D13935" w:rsidP="00D13935">
      <w:pPr>
        <w:pStyle w:val="Plattetekst"/>
        <w:ind w:left="720"/>
        <w:jc w:val="both"/>
        <w:rPr>
          <w:lang w:val="nl-BE"/>
        </w:rPr>
      </w:pPr>
    </w:p>
    <w:p w14:paraId="1D03E94B" w14:textId="77777777" w:rsidR="00FA7EE5" w:rsidRDefault="00FA7EE5" w:rsidP="00643C63">
      <w:pPr>
        <w:pStyle w:val="Default"/>
        <w:jc w:val="both"/>
        <w:rPr>
          <w:rFonts w:eastAsia="Calibri"/>
          <w:color w:val="auto"/>
          <w:sz w:val="22"/>
          <w:szCs w:val="22"/>
          <w:lang w:val="nl-BE"/>
        </w:rPr>
      </w:pPr>
    </w:p>
    <w:p w14:paraId="3A19B4AB" w14:textId="77777777" w:rsidR="00E03114" w:rsidRDefault="0059053F" w:rsidP="00E03114">
      <w:pPr>
        <w:keepNext/>
        <w:jc w:val="both"/>
        <w:rPr>
          <w:lang w:val="nl-BE"/>
        </w:rPr>
      </w:pPr>
      <w:r w:rsidRPr="0059053F">
        <w:rPr>
          <w:noProof/>
        </w:rPr>
        <w:lastRenderedPageBreak/>
        <w:drawing>
          <wp:inline distT="0" distB="0" distL="0" distR="0" wp14:anchorId="5B913BE2" wp14:editId="6DB32345">
            <wp:extent cx="6610350" cy="3476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10350" cy="3476165"/>
                    </a:xfrm>
                    <a:prstGeom prst="rect">
                      <a:avLst/>
                    </a:prstGeom>
                    <a:noFill/>
                    <a:ln>
                      <a:noFill/>
                    </a:ln>
                  </pic:spPr>
                </pic:pic>
              </a:graphicData>
            </a:graphic>
          </wp:inline>
        </w:drawing>
      </w:r>
    </w:p>
    <w:p w14:paraId="0734D679" w14:textId="77777777" w:rsidR="00D53F80" w:rsidRPr="00495EAA" w:rsidRDefault="00D53F80" w:rsidP="00E03114">
      <w:pPr>
        <w:keepNext/>
        <w:jc w:val="both"/>
        <w:rPr>
          <w:lang w:val="nl-BE"/>
        </w:rPr>
      </w:pPr>
    </w:p>
    <w:p w14:paraId="111484FA" w14:textId="77777777" w:rsidR="006E47F7" w:rsidRPr="00495EAA" w:rsidRDefault="00E03114"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5</w:t>
      </w:r>
      <w:r w:rsidRPr="00766AD0">
        <w:fldChar w:fldCharType="end"/>
      </w:r>
      <w:r w:rsidRPr="00495EAA">
        <w:rPr>
          <w:lang w:val="nl-BE"/>
        </w:rPr>
        <w:t>: proces voor het veranderingsbeheer van authentieke gegevensbronnen</w:t>
      </w:r>
    </w:p>
    <w:p w14:paraId="5B3E13F4" w14:textId="77777777" w:rsidR="000450B1" w:rsidRDefault="2E926AA2" w:rsidP="2E926AA2">
      <w:pPr>
        <w:pStyle w:val="Kop4"/>
        <w:tabs>
          <w:tab w:val="left" w:pos="2130"/>
        </w:tabs>
        <w:ind w:left="709"/>
        <w:rPr>
          <w:lang w:val="nl-BE"/>
        </w:rPr>
      </w:pPr>
      <w:r w:rsidRPr="2E926AA2">
        <w:rPr>
          <w:lang w:val="nl-BE"/>
        </w:rPr>
        <w:t>Stap 1. Ontvangen van feedback</w:t>
      </w:r>
    </w:p>
    <w:p w14:paraId="77906D20" w14:textId="77777777" w:rsidR="00FA7EE5" w:rsidRDefault="2E926AA2" w:rsidP="2E926AA2">
      <w:pPr>
        <w:widowControl/>
        <w:autoSpaceDE/>
        <w:autoSpaceDN/>
        <w:jc w:val="both"/>
        <w:rPr>
          <w:lang w:val="nl-BE"/>
        </w:rPr>
      </w:pPr>
      <w:r w:rsidRPr="2E926AA2">
        <w:rPr>
          <w:lang w:val="nl-BE"/>
        </w:rPr>
        <w:t>In deze stap wordt het proces voor het veranderingsbeheer van authentieke gegevensbronnen opgestart. De gelogde feedback wordt aan een evaluatie onderworpen om de verdere afhandeling te kunnen bepalen. Meer bepaald wordt er geëvalueerd door de beheersinstantie en werkgroep ‘authentieke gegevensbronnen’ wat voor type veranderingen er mogelijks nodig zijn aan de gegevensbron.:</w:t>
      </w:r>
    </w:p>
    <w:p w14:paraId="7AB75DA2" w14:textId="77777777" w:rsidR="00FA7EE5" w:rsidRDefault="2E926AA2" w:rsidP="2E926AA2">
      <w:pPr>
        <w:pStyle w:val="Lijstalinea"/>
        <w:widowControl/>
        <w:numPr>
          <w:ilvl w:val="0"/>
          <w:numId w:val="6"/>
        </w:numPr>
        <w:autoSpaceDE/>
        <w:autoSpaceDN/>
        <w:jc w:val="both"/>
        <w:rPr>
          <w:lang w:val="nl-BE"/>
        </w:rPr>
      </w:pPr>
      <w:r w:rsidRPr="2E926AA2">
        <w:rPr>
          <w:lang w:val="nl-BE"/>
        </w:rPr>
        <w:t>Kleine wijzigingen met beperkte impact.</w:t>
      </w:r>
    </w:p>
    <w:p w14:paraId="678FF72D" w14:textId="77777777" w:rsidR="00FA7EE5" w:rsidRPr="00FA7EE5" w:rsidRDefault="2E926AA2" w:rsidP="2E926AA2">
      <w:pPr>
        <w:pStyle w:val="Lijstalinea"/>
        <w:widowControl/>
        <w:numPr>
          <w:ilvl w:val="0"/>
          <w:numId w:val="6"/>
        </w:numPr>
        <w:autoSpaceDE/>
        <w:autoSpaceDN/>
        <w:jc w:val="both"/>
        <w:rPr>
          <w:lang w:val="nl-BE"/>
        </w:rPr>
      </w:pPr>
      <w:r w:rsidRPr="2E926AA2">
        <w:rPr>
          <w:lang w:val="nl-BE"/>
        </w:rPr>
        <w:t>Inhoudelijke, technische of organisatorische wijzigingen met grote impact.</w:t>
      </w:r>
    </w:p>
    <w:p w14:paraId="190A65C6" w14:textId="77777777" w:rsidR="00A25F9B" w:rsidRPr="00FD414E" w:rsidRDefault="2E926AA2" w:rsidP="2E926AA2">
      <w:pPr>
        <w:pStyle w:val="Default"/>
        <w:jc w:val="both"/>
        <w:rPr>
          <w:rFonts w:eastAsia="Calibri"/>
          <w:color w:val="auto"/>
          <w:sz w:val="20"/>
          <w:szCs w:val="20"/>
          <w:lang w:val="nl-BE"/>
        </w:rPr>
      </w:pPr>
      <w:r w:rsidRPr="2E926AA2">
        <w:rPr>
          <w:sz w:val="22"/>
          <w:szCs w:val="22"/>
          <w:lang w:val="nl-BE"/>
        </w:rPr>
        <w:t>De gegevensbron belandt bij het aanvangen van dit proces in de fase “in revisie” (zie hoofdstuk 6).</w:t>
      </w:r>
    </w:p>
    <w:p w14:paraId="3EEF0A09" w14:textId="77777777" w:rsidR="000450B1" w:rsidRDefault="000450B1" w:rsidP="000450B1">
      <w:pPr>
        <w:pStyle w:val="Plattetekst"/>
        <w:jc w:val="both"/>
        <w:rPr>
          <w:lang w:val="nl-BE"/>
        </w:rPr>
      </w:pPr>
    </w:p>
    <w:p w14:paraId="7360E271" w14:textId="77777777" w:rsidR="00A25F9B" w:rsidRPr="00495EAA" w:rsidRDefault="2E926AA2" w:rsidP="2E926AA2">
      <w:pPr>
        <w:pStyle w:val="Kop4"/>
        <w:tabs>
          <w:tab w:val="left" w:pos="2130"/>
        </w:tabs>
        <w:ind w:left="709"/>
        <w:rPr>
          <w:lang w:val="nl-BE"/>
        </w:rPr>
      </w:pPr>
      <w:r w:rsidRPr="2E926AA2">
        <w:rPr>
          <w:lang w:val="nl-BE"/>
        </w:rPr>
        <w:t>Stap 2. Aanpassen van eventuele opmerkingen en verbeteringen</w:t>
      </w:r>
    </w:p>
    <w:p w14:paraId="66DC0DD2" w14:textId="77777777" w:rsidR="00FA7EE5" w:rsidRPr="00FA7EE5" w:rsidRDefault="2E926AA2" w:rsidP="2E926AA2">
      <w:pPr>
        <w:widowControl/>
        <w:autoSpaceDE/>
        <w:autoSpaceDN/>
        <w:jc w:val="both"/>
        <w:rPr>
          <w:lang w:val="nl-BE"/>
        </w:rPr>
      </w:pPr>
      <w:r w:rsidRPr="2E926AA2">
        <w:rPr>
          <w:lang w:val="nl-BE"/>
        </w:rPr>
        <w:t>Aanpassingen en verbeteringen worden aangebracht door de beheersinstantie zelf. Het is belangrijk te melden dat gelogde wijzigingen niet één voor één dienen behandeld te worden. De frequentie of de criteria waarmee deze wijzigingen doorgevoerd moeten worden, dient te worden vastgelegd in het werkgroep charter.</w:t>
      </w:r>
    </w:p>
    <w:p w14:paraId="230B2C66" w14:textId="77777777" w:rsidR="00A25F9B" w:rsidRPr="00495EAA" w:rsidRDefault="00A25F9B" w:rsidP="00A25F9B">
      <w:pPr>
        <w:pStyle w:val="Plattetekst"/>
        <w:jc w:val="both"/>
        <w:rPr>
          <w:lang w:val="nl-BE"/>
        </w:rPr>
      </w:pPr>
    </w:p>
    <w:p w14:paraId="7EB3093C" w14:textId="77777777" w:rsidR="00E46AC6" w:rsidRPr="00495EAA" w:rsidRDefault="2E926AA2" w:rsidP="2E926AA2">
      <w:pPr>
        <w:pStyle w:val="Kop4"/>
        <w:tabs>
          <w:tab w:val="left" w:pos="2130"/>
        </w:tabs>
        <w:ind w:left="709"/>
        <w:rPr>
          <w:lang w:val="nl-BE"/>
        </w:rPr>
      </w:pPr>
      <w:r w:rsidRPr="2E926AA2">
        <w:rPr>
          <w:lang w:val="nl-BE"/>
        </w:rPr>
        <w:t>Stap 3. Formuleren van reviewbeslissing</w:t>
      </w:r>
    </w:p>
    <w:p w14:paraId="35764E3D" w14:textId="77777777" w:rsidR="00542DB1" w:rsidRPr="00766AD0" w:rsidRDefault="2E926AA2" w:rsidP="2E926AA2">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De werkgroep onderzoekt of de nodige wijzigingen correct zijn uitgevoerd en organiseert een review van de impact van de wijzigingen, door middel van een thematische werkgroep bijeen te roepen en/of een publieke review te organiseren. Hierbij wordt rekening gehouden met de levensfase van de gegevensbron: </w:t>
      </w:r>
    </w:p>
    <w:p w14:paraId="16A4555A" w14:textId="77777777"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Wijzigingen zijn correct uitgevoerd:</w:t>
      </w:r>
      <w:r w:rsidRPr="2E926AA2">
        <w:rPr>
          <w:rFonts w:ascii="Calibri" w:eastAsia="Calibri" w:hAnsi="Calibri" w:cs="Calibri"/>
          <w:sz w:val="22"/>
          <w:szCs w:val="22"/>
          <w:lang w:val="nl-BE"/>
        </w:rPr>
        <w:t xml:space="preserve"> Geen vervolg is momenteel meer nodig.</w:t>
      </w:r>
    </w:p>
    <w:p w14:paraId="396B1358" w14:textId="77777777"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Nieuwe wijzigingen zijn nodig: </w:t>
      </w:r>
      <w:r w:rsidRPr="2E926AA2">
        <w:rPr>
          <w:rFonts w:ascii="Calibri" w:eastAsia="Calibri" w:hAnsi="Calibri" w:cs="Calibri"/>
          <w:sz w:val="22"/>
          <w:szCs w:val="22"/>
          <w:lang w:val="nl-BE"/>
        </w:rPr>
        <w:t>Indien het onderzoek aantoont dat bepaalde nieuwe wijzigingen moeten gebeuren, zal de werkgroep aanvullende voorwaarden stellen aan de beheersinstantie van de authentieke gegevensbron.</w:t>
      </w:r>
    </w:p>
    <w:p w14:paraId="5BD1F2E8" w14:textId="77777777"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Bron moet opnieuw erkend worden: </w:t>
      </w:r>
      <w:r w:rsidRPr="2E926AA2">
        <w:rPr>
          <w:rFonts w:ascii="Calibri" w:eastAsia="Calibri" w:hAnsi="Calibri" w:cs="Calibri"/>
          <w:sz w:val="22"/>
          <w:szCs w:val="22"/>
          <w:lang w:val="nl-BE"/>
        </w:rPr>
        <w:t>Indien de wijzigingen een dermate grote impact hebben op de bruikbaarheid, kwaliteit, beheer en veiligheid van de authentieke gegevensbron, kan beslist worden dat de gegevensbron de erkenningsprocedure opnieuw moet doorlopen.</w:t>
      </w:r>
    </w:p>
    <w:p w14:paraId="20608341" w14:textId="77777777" w:rsidR="006E47F7"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 xml:space="preserve">Bron wordt uitgefaseerd: </w:t>
      </w:r>
      <w:r w:rsidRPr="2E926AA2">
        <w:rPr>
          <w:rFonts w:ascii="Calibri" w:eastAsia="Calibri" w:hAnsi="Calibri" w:cs="Calibri"/>
          <w:sz w:val="22"/>
          <w:szCs w:val="22"/>
          <w:lang w:val="nl-BE"/>
        </w:rPr>
        <w:t>Als dit onderzoek aantoont dat de gegevensbron niet meer voldoet aan de voorwaarden en bijgevolg onbruikbaar geworden is, kan de erkenning als authentieke gegevensbron ingetrokken worden.</w:t>
      </w:r>
    </w:p>
    <w:p w14:paraId="31980757" w14:textId="77777777" w:rsidR="00FD414E" w:rsidRPr="00766AD0" w:rsidRDefault="00FD414E" w:rsidP="00766AD0">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p>
    <w:p w14:paraId="305E6D52" w14:textId="77777777" w:rsidR="00FD414E" w:rsidRPr="00FD414E" w:rsidRDefault="2E926AA2" w:rsidP="2E926AA2">
      <w:pPr>
        <w:pStyle w:val="Kop4"/>
        <w:tabs>
          <w:tab w:val="left" w:pos="2130"/>
        </w:tabs>
        <w:ind w:left="709"/>
        <w:rPr>
          <w:lang w:val="nl-BE"/>
        </w:rPr>
      </w:pPr>
      <w:r w:rsidRPr="2E926AA2">
        <w:rPr>
          <w:lang w:val="nl-BE"/>
        </w:rPr>
        <w:t>Stap 4. Uitfaseren van de bron</w:t>
      </w:r>
    </w:p>
    <w:p w14:paraId="3194BF07" w14:textId="77777777" w:rsidR="002C51CE" w:rsidRPr="00766AD0" w:rsidRDefault="2E926AA2" w:rsidP="2E926AA2">
      <w:pPr>
        <w:pStyle w:val="Plattetekst"/>
        <w:jc w:val="both"/>
        <w:rPr>
          <w:lang w:val="nl-BE"/>
        </w:rPr>
      </w:pPr>
      <w:r w:rsidRPr="2E926AA2">
        <w:rPr>
          <w:lang w:val="nl-BE"/>
        </w:rPr>
        <w:t xml:space="preserve">Een gevalideerde kandidaat-authentieke gegevensbron of een erkende authentieke gegevensbron kan uitgefaseerd worden, bijvoorbeeld wanneer deze door technologische evolutie verouderd is of niet meer aan de kwaliteitseisen voldoet. Naargelang de erkenning, besluit het stuurorgaan of de Vlaamse Regering om de in te trekken. Een officiële publicatie wordt uitgestuurd en de bron belandt in de fase ‘uitgefaseerd’ (zie hoofdstuk 6). </w:t>
      </w:r>
      <w:r w:rsidR="002956C2" w:rsidRPr="2E926AA2">
        <w:rPr>
          <w:lang w:val="nl-BE"/>
        </w:rPr>
        <w:br w:type="page"/>
      </w:r>
    </w:p>
    <w:p w14:paraId="32713A06" w14:textId="77777777" w:rsidR="00037E6B" w:rsidRPr="00766AD0" w:rsidRDefault="2E926AA2" w:rsidP="2E926AA2">
      <w:pPr>
        <w:pStyle w:val="Kop1"/>
        <w:numPr>
          <w:ilvl w:val="0"/>
          <w:numId w:val="2"/>
        </w:numPr>
        <w:tabs>
          <w:tab w:val="left" w:pos="473"/>
        </w:tabs>
        <w:rPr>
          <w:sz w:val="36"/>
          <w:szCs w:val="36"/>
          <w:lang w:val="nl-BE"/>
        </w:rPr>
      </w:pPr>
      <w:bookmarkStart w:id="27" w:name="_Toc523153251"/>
      <w:r w:rsidRPr="2E926AA2">
        <w:rPr>
          <w:sz w:val="36"/>
          <w:szCs w:val="36"/>
          <w:lang w:val="nl-BE"/>
        </w:rPr>
        <w:lastRenderedPageBreak/>
        <w:t>D</w:t>
      </w:r>
      <w:r w:rsidRPr="2E926AA2">
        <w:rPr>
          <w:lang w:val="nl-BE"/>
        </w:rPr>
        <w:t>E LEVENSLOOP VAN EEN AUTHENTIEKE GEGEVENSBRON</w:t>
      </w:r>
      <w:bookmarkEnd w:id="27"/>
    </w:p>
    <w:p w14:paraId="3CCBC0C9" w14:textId="77777777" w:rsidR="00037E6B" w:rsidRPr="00FD414E" w:rsidRDefault="00037E6B" w:rsidP="00542DB1">
      <w:pPr>
        <w:pStyle w:val="Plattetekst"/>
        <w:rPr>
          <w:lang w:val="nl-BE"/>
        </w:rPr>
      </w:pPr>
    </w:p>
    <w:p w14:paraId="6FAFB93B" w14:textId="77777777" w:rsidR="00542DB1" w:rsidRPr="00542DB1" w:rsidRDefault="2E926AA2" w:rsidP="2E926AA2">
      <w:pPr>
        <w:pStyle w:val="Plattetekst"/>
        <w:jc w:val="both"/>
        <w:rPr>
          <w:lang w:val="nl-BE"/>
        </w:rPr>
      </w:pPr>
      <w:r w:rsidRPr="2E926AA2">
        <w:rPr>
          <w:lang w:val="nl-BE"/>
        </w:rPr>
        <w:t>De levensloop van een authentieke gegevensbron, en de status die de gegevensbron aanneemt, wordt in onderstaande tabel weergegeven.</w:t>
      </w:r>
    </w:p>
    <w:p w14:paraId="436200F2" w14:textId="77777777" w:rsidR="00542DB1" w:rsidRPr="00542DB1" w:rsidRDefault="00542DB1" w:rsidP="00542DB1">
      <w:pPr>
        <w:pStyle w:val="Plattetekst"/>
        <w:jc w:val="both"/>
        <w:rPr>
          <w:lang w:val="nl-BE"/>
        </w:rPr>
      </w:pPr>
    </w:p>
    <w:p w14:paraId="21CB2F23" w14:textId="77777777" w:rsidR="00037E6B" w:rsidRPr="00495EAA" w:rsidRDefault="00037E6B" w:rsidP="00037E6B">
      <w:pPr>
        <w:pStyle w:val="Plattetekst"/>
        <w:spacing w:before="4"/>
        <w:jc w:val="both"/>
        <w:rPr>
          <w:sz w:val="5"/>
          <w:lang w:val="nl-BE"/>
        </w:rPr>
      </w:pPr>
    </w:p>
    <w:tbl>
      <w:tblPr>
        <w:tblW w:w="10475" w:type="dxa"/>
        <w:jc w:val="center"/>
        <w:tblCellMar>
          <w:left w:w="0" w:type="dxa"/>
          <w:right w:w="0" w:type="dxa"/>
        </w:tblCellMar>
        <w:tblLook w:val="0600" w:firstRow="0" w:lastRow="0" w:firstColumn="0" w:lastColumn="0" w:noHBand="1" w:noVBand="1"/>
      </w:tblPr>
      <w:tblGrid>
        <w:gridCol w:w="3491"/>
        <w:gridCol w:w="3492"/>
        <w:gridCol w:w="3492"/>
      </w:tblGrid>
      <w:tr w:rsidR="00037E6B" w:rsidRPr="00495EAA" w14:paraId="22836DE0" w14:textId="77777777" w:rsidTr="2E926AA2">
        <w:trPr>
          <w:trHeight w:val="465"/>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0ADC28C9" w14:textId="77777777" w:rsidR="00037E6B" w:rsidRPr="00766AD0" w:rsidRDefault="2E926AA2" w:rsidP="2E926AA2">
            <w:pPr>
              <w:pStyle w:val="Plattetekst"/>
              <w:spacing w:line="276" w:lineRule="auto"/>
              <w:ind w:left="112"/>
              <w:jc w:val="both"/>
              <w:rPr>
                <w:b/>
                <w:bCs/>
                <w:lang w:val="nl-BE"/>
              </w:rPr>
            </w:pPr>
            <w:r w:rsidRPr="2E926AA2">
              <w:rPr>
                <w:b/>
                <w:bCs/>
                <w:lang w:val="nl-BE"/>
              </w:rPr>
              <w:t>Fase in de levenscyclus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B155D0B" w14:textId="77777777" w:rsidR="00037E6B" w:rsidRPr="00766AD0" w:rsidRDefault="2E926AA2" w:rsidP="2E926AA2">
            <w:pPr>
              <w:pStyle w:val="Plattetekst"/>
              <w:spacing w:line="276" w:lineRule="auto"/>
              <w:ind w:left="112"/>
              <w:jc w:val="both"/>
              <w:rPr>
                <w:b/>
                <w:bCs/>
                <w:lang w:val="nl-BE"/>
              </w:rPr>
            </w:pPr>
            <w:r w:rsidRPr="2E926AA2">
              <w:rPr>
                <w:b/>
                <w:bCs/>
                <w:lang w:val="nl-BE"/>
              </w:rPr>
              <w:t>Publicatiestatus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D9F4769" w14:textId="77777777" w:rsidR="00037E6B" w:rsidRPr="00766AD0" w:rsidRDefault="2E926AA2" w:rsidP="2E926AA2">
            <w:pPr>
              <w:pStyle w:val="Plattetekst"/>
              <w:spacing w:line="276" w:lineRule="auto"/>
              <w:ind w:left="112"/>
              <w:jc w:val="both"/>
              <w:rPr>
                <w:b/>
                <w:bCs/>
                <w:lang w:val="nl-BE"/>
              </w:rPr>
            </w:pPr>
            <w:r w:rsidRPr="2E926AA2">
              <w:rPr>
                <w:b/>
                <w:bCs/>
                <w:lang w:val="nl-BE"/>
              </w:rPr>
              <w:t>Proces</w:t>
            </w:r>
          </w:p>
        </w:tc>
      </w:tr>
      <w:tr w:rsidR="00037E6B" w:rsidRPr="00942738" w14:paraId="5B2C93E6" w14:textId="77777777" w:rsidTr="2E926AA2">
        <w:trPr>
          <w:trHeight w:val="44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71ADEFA" w14:textId="77777777" w:rsidR="00037E6B" w:rsidRPr="00495EAA" w:rsidRDefault="2E926AA2" w:rsidP="2E926AA2">
            <w:pPr>
              <w:pStyle w:val="Plattetekst"/>
              <w:spacing w:line="276" w:lineRule="auto"/>
              <w:ind w:left="112"/>
              <w:rPr>
                <w:lang w:val="nl-BE"/>
              </w:rPr>
            </w:pPr>
            <w:r w:rsidRPr="2E926AA2">
              <w:rPr>
                <w:lang w:val="nl-BE"/>
              </w:rPr>
              <w:t>In aanvraag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8E3ED" w14:textId="77777777" w:rsidR="00037E6B" w:rsidRPr="00495EAA" w:rsidRDefault="2E926AA2" w:rsidP="2E926AA2">
            <w:pPr>
              <w:pStyle w:val="Plattetekst"/>
              <w:spacing w:line="276" w:lineRule="auto"/>
              <w:ind w:left="192"/>
              <w:rPr>
                <w:lang w:val="nl-BE"/>
              </w:rPr>
            </w:pPr>
            <w:r w:rsidRPr="2E926AA2">
              <w:rPr>
                <w:lang w:val="nl-BE"/>
              </w:rPr>
              <w:t>Werkgroep charter</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7CE366" w14:textId="77777777" w:rsidR="00037E6B" w:rsidRPr="00495EAA" w:rsidRDefault="2E926AA2" w:rsidP="2E926AA2">
            <w:pPr>
              <w:pStyle w:val="Plattetekst"/>
              <w:spacing w:line="276" w:lineRule="auto"/>
              <w:ind w:left="192"/>
              <w:rPr>
                <w:lang w:val="nl-BE"/>
              </w:rPr>
            </w:pPr>
            <w:r w:rsidRPr="2E926AA2">
              <w:rPr>
                <w:lang w:val="nl-BE"/>
              </w:rPr>
              <w:t>5.1 Aanmelden van een authentieke gegevensbron</w:t>
            </w:r>
          </w:p>
        </w:tc>
      </w:tr>
      <w:tr w:rsidR="00037E6B" w:rsidRPr="00942738" w14:paraId="255BB17F" w14:textId="77777777" w:rsidTr="2E926AA2">
        <w:trPr>
          <w:trHeight w:val="46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5832C235" w14:textId="77777777" w:rsidR="00037E6B" w:rsidRPr="00495EAA" w:rsidRDefault="2E926AA2" w:rsidP="2E926AA2">
            <w:pPr>
              <w:pStyle w:val="Plattetekst"/>
              <w:spacing w:line="276" w:lineRule="auto"/>
              <w:ind w:left="112"/>
              <w:rPr>
                <w:lang w:val="nl-BE"/>
              </w:rPr>
            </w:pPr>
            <w:r w:rsidRPr="2E926AA2">
              <w:rPr>
                <w:lang w:val="nl-BE"/>
              </w:rPr>
              <w:t>In behandeling</w:t>
            </w:r>
          </w:p>
          <w:p w14:paraId="2E515B6C" w14:textId="77777777" w:rsidR="00037E6B" w:rsidRPr="00495EAA" w:rsidRDefault="00037E6B" w:rsidP="007B3FDB">
            <w:pPr>
              <w:pStyle w:val="Plattetekst"/>
              <w:spacing w:line="276" w:lineRule="auto"/>
              <w:ind w:left="112"/>
              <w:rPr>
                <w:lang w:val="nl-BE"/>
              </w:rPr>
            </w:pP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2D14DB" w14:textId="77777777" w:rsidR="00037E6B" w:rsidRPr="00766AD0" w:rsidRDefault="2E926AA2" w:rsidP="2E926AA2">
            <w:pPr>
              <w:pStyle w:val="Plattetekst"/>
              <w:spacing w:line="276" w:lineRule="auto"/>
              <w:ind w:left="192"/>
              <w:rPr>
                <w:lang w:val="nl-BE"/>
              </w:rPr>
            </w:pPr>
            <w:r w:rsidRPr="2E926AA2">
              <w:rPr>
                <w:lang w:val="nl-BE"/>
              </w:rPr>
              <w:t>Gegevensbron in behandeling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85C823" w14:textId="77777777" w:rsidR="00037E6B" w:rsidRPr="00766AD0" w:rsidRDefault="2E926AA2" w:rsidP="2E926AA2">
            <w:pPr>
              <w:pStyle w:val="Plattetekst"/>
              <w:spacing w:line="276" w:lineRule="auto"/>
              <w:ind w:left="192"/>
              <w:rPr>
                <w:lang w:val="nl-BE"/>
              </w:rPr>
            </w:pPr>
            <w:r w:rsidRPr="2E926AA2">
              <w:rPr>
                <w:lang w:val="nl-BE"/>
              </w:rPr>
              <w:t>5.2 Erkenning van een authentieke gegevensbron (stap 1)</w:t>
            </w:r>
          </w:p>
        </w:tc>
      </w:tr>
      <w:tr w:rsidR="00860E64" w:rsidRPr="00942738" w14:paraId="73B0B9B5" w14:textId="77777777" w:rsidTr="2E926AA2">
        <w:trPr>
          <w:trHeight w:val="558"/>
          <w:jc w:val="center"/>
        </w:trPr>
        <w:tc>
          <w:tcPr>
            <w:tcW w:w="3491"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tcMar>
              <w:top w:w="65" w:type="dxa"/>
              <w:left w:w="65" w:type="dxa"/>
              <w:bottom w:w="65" w:type="dxa"/>
              <w:right w:w="65" w:type="dxa"/>
            </w:tcMar>
          </w:tcPr>
          <w:p w14:paraId="49B52A41" w14:textId="77777777" w:rsidR="00860E64" w:rsidRPr="00495EAA" w:rsidRDefault="2E926AA2" w:rsidP="2E926AA2">
            <w:pPr>
              <w:pStyle w:val="Plattetekst"/>
              <w:spacing w:line="276" w:lineRule="auto"/>
              <w:ind w:left="112"/>
              <w:rPr>
                <w:lang w:val="nl-BE"/>
              </w:rPr>
            </w:pPr>
            <w:r w:rsidRPr="2E926AA2">
              <w:rPr>
                <w:lang w:val="nl-BE"/>
              </w:rPr>
              <w:t>Gevalideerd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22E6A4" w14:textId="77777777" w:rsidR="00860E64" w:rsidRPr="00495EAA" w:rsidRDefault="2E926AA2" w:rsidP="2E926AA2">
            <w:pPr>
              <w:pStyle w:val="Plattetekst"/>
              <w:spacing w:line="276" w:lineRule="auto"/>
              <w:ind w:left="192"/>
              <w:rPr>
                <w:lang w:val="nl-BE"/>
              </w:rPr>
            </w:pPr>
            <w:r w:rsidRPr="2E926AA2">
              <w:rPr>
                <w:lang w:val="nl-BE"/>
              </w:rPr>
              <w:t>Kandidaat-authentieke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6F20D" w14:textId="77777777" w:rsidR="00860E64" w:rsidRPr="00495EAA" w:rsidRDefault="2E926AA2" w:rsidP="2E926AA2">
            <w:pPr>
              <w:pStyle w:val="Plattetekst"/>
              <w:spacing w:line="276" w:lineRule="auto"/>
              <w:ind w:left="192"/>
              <w:rPr>
                <w:lang w:val="nl-BE"/>
              </w:rPr>
            </w:pPr>
            <w:r w:rsidRPr="2E926AA2">
              <w:rPr>
                <w:lang w:val="nl-BE"/>
              </w:rPr>
              <w:t>5.2 Erkenning van een authentieke gegevensbron (stap 5)</w:t>
            </w:r>
          </w:p>
        </w:tc>
      </w:tr>
      <w:tr w:rsidR="00860E64" w:rsidRPr="00942738" w14:paraId="5D709FC2" w14:textId="77777777" w:rsidTr="2E926AA2">
        <w:trPr>
          <w:trHeight w:val="558"/>
          <w:jc w:val="center"/>
        </w:trPr>
        <w:tc>
          <w:tcPr>
            <w:tcW w:w="3491" w:type="dxa"/>
            <w:tcBorders>
              <w:top w:val="single" w:sz="4" w:space="0" w:color="auto"/>
              <w:left w:val="single" w:sz="8" w:space="0" w:color="000000" w:themeColor="text1"/>
              <w:right w:val="single" w:sz="8" w:space="0" w:color="000000" w:themeColor="text1"/>
            </w:tcBorders>
            <w:shd w:val="clear" w:color="auto" w:fill="auto"/>
            <w:tcMar>
              <w:top w:w="65" w:type="dxa"/>
              <w:left w:w="65" w:type="dxa"/>
              <w:bottom w:w="65" w:type="dxa"/>
              <w:right w:w="65" w:type="dxa"/>
            </w:tcMar>
          </w:tcPr>
          <w:p w14:paraId="5DD13E8D" w14:textId="77777777" w:rsidR="00860E64" w:rsidRDefault="2E926AA2" w:rsidP="2E926AA2">
            <w:pPr>
              <w:pStyle w:val="Plattetekst"/>
              <w:spacing w:line="276" w:lineRule="auto"/>
              <w:ind w:left="112"/>
              <w:rPr>
                <w:lang w:val="nl-BE"/>
              </w:rPr>
            </w:pPr>
            <w:r w:rsidRPr="2E926AA2">
              <w:rPr>
                <w:lang w:val="nl-BE"/>
              </w:rPr>
              <w:t>Erkend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99358" w14:textId="77777777" w:rsidR="00860E64" w:rsidRDefault="2E926AA2" w:rsidP="2E926AA2">
            <w:pPr>
              <w:pStyle w:val="Plattetekst"/>
              <w:spacing w:line="276" w:lineRule="auto"/>
              <w:ind w:left="192"/>
              <w:rPr>
                <w:lang w:val="nl-BE"/>
              </w:rPr>
            </w:pPr>
            <w:r w:rsidRPr="2E926AA2">
              <w:rPr>
                <w:lang w:val="nl-BE"/>
              </w:rPr>
              <w: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7674ED" w14:textId="77777777" w:rsidR="00860E64" w:rsidRDefault="2E926AA2" w:rsidP="2E926AA2">
            <w:pPr>
              <w:pStyle w:val="Plattetekst"/>
              <w:spacing w:line="276" w:lineRule="auto"/>
              <w:ind w:left="192"/>
              <w:rPr>
                <w:lang w:val="nl-BE"/>
              </w:rPr>
            </w:pPr>
            <w:r w:rsidRPr="2E926AA2">
              <w:rPr>
                <w:lang w:val="nl-BE"/>
              </w:rPr>
              <w:t>5.2 Erkenning van een authentieke gegevensbron (stap 8)</w:t>
            </w:r>
          </w:p>
        </w:tc>
      </w:tr>
      <w:tr w:rsidR="00860E64" w:rsidRPr="00147C1F" w14:paraId="3184C87F" w14:textId="77777777" w:rsidTr="2E926AA2">
        <w:trPr>
          <w:trHeight w:val="550"/>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4ADB263" w14:textId="77777777" w:rsidR="00860E64" w:rsidRPr="00495EAA" w:rsidRDefault="2E926AA2" w:rsidP="2E926AA2">
            <w:pPr>
              <w:pStyle w:val="Plattetekst"/>
              <w:spacing w:line="276" w:lineRule="auto"/>
              <w:ind w:left="112"/>
              <w:rPr>
                <w:lang w:val="nl-BE"/>
              </w:rPr>
            </w:pPr>
            <w:r w:rsidRPr="2E926AA2">
              <w:rPr>
                <w:lang w:val="nl-BE"/>
              </w:rPr>
              <w:t>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162CB" w14:textId="77777777" w:rsidR="00860E64" w:rsidRPr="00495EAA" w:rsidRDefault="2E926AA2" w:rsidP="2E926AA2">
            <w:pPr>
              <w:pStyle w:val="Plattetekst"/>
              <w:spacing w:line="276" w:lineRule="auto"/>
              <w:ind w:left="192"/>
              <w:rPr>
                <w:lang w:val="nl-BE"/>
              </w:rPr>
            </w:pPr>
            <w:r w:rsidRPr="2E926AA2">
              <w:rPr>
                <w:lang w:val="nl-BE"/>
              </w:rPr>
              <w:t>Gegevensbron 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7F5FE" w14:textId="77777777" w:rsidR="00860E64" w:rsidRPr="00495EAA" w:rsidRDefault="2E926AA2" w:rsidP="2E926AA2">
            <w:pPr>
              <w:pStyle w:val="Plattetekst"/>
              <w:spacing w:line="276" w:lineRule="auto"/>
              <w:ind w:left="192"/>
              <w:rPr>
                <w:lang w:val="nl-BE"/>
              </w:rPr>
            </w:pPr>
            <w:r w:rsidRPr="2E926AA2">
              <w:rPr>
                <w:lang w:val="nl-BE"/>
              </w:rPr>
              <w:t>5.4 Veranderingsbeheer</w:t>
            </w:r>
          </w:p>
        </w:tc>
      </w:tr>
      <w:tr w:rsidR="00860E64" w:rsidRPr="00147C1F" w14:paraId="3C4C3FE6" w14:textId="77777777" w:rsidTr="2E926AA2">
        <w:trPr>
          <w:trHeight w:val="573"/>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E0C84F4" w14:textId="77777777" w:rsidR="00860E64" w:rsidRPr="00495EAA" w:rsidRDefault="2E926AA2" w:rsidP="2E926AA2">
            <w:pPr>
              <w:pStyle w:val="Plattetekst"/>
              <w:spacing w:line="276" w:lineRule="auto"/>
              <w:ind w:left="112"/>
              <w:rPr>
                <w:lang w:val="nl-BE"/>
              </w:rPr>
            </w:pPr>
            <w:r w:rsidRPr="2E926AA2">
              <w:rPr>
                <w:lang w:val="nl-BE"/>
              </w:rPr>
              <w:t>Uitgefaseerd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557628" w14:textId="77777777" w:rsidR="00860E64" w:rsidRPr="00495EAA" w:rsidRDefault="2E926AA2" w:rsidP="2E926AA2">
            <w:pPr>
              <w:pStyle w:val="Plattetekst"/>
              <w:spacing w:line="276" w:lineRule="auto"/>
              <w:ind w:left="192"/>
              <w:rPr>
                <w:lang w:val="nl-BE"/>
              </w:rPr>
            </w:pPr>
            <w:r w:rsidRPr="2E926AA2">
              <w:rPr>
                <w:lang w:val="nl-BE"/>
              </w:rPr>
              <w:t>Uitgefaseerde 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2BD7D" w14:textId="77777777" w:rsidR="00860E64" w:rsidRPr="00495EAA" w:rsidRDefault="2E926AA2" w:rsidP="2E926AA2">
            <w:pPr>
              <w:pStyle w:val="Plattetekst"/>
              <w:spacing w:line="276" w:lineRule="auto"/>
              <w:ind w:left="192"/>
              <w:rPr>
                <w:lang w:val="nl-BE"/>
              </w:rPr>
            </w:pPr>
            <w:r w:rsidRPr="2E926AA2">
              <w:rPr>
                <w:lang w:val="nl-BE"/>
              </w:rPr>
              <w:t>5.4 Veranderingsbeheer</w:t>
            </w:r>
          </w:p>
        </w:tc>
      </w:tr>
    </w:tbl>
    <w:p w14:paraId="543C2C13" w14:textId="77777777" w:rsidR="00037E6B" w:rsidRPr="00344D66" w:rsidRDefault="00037E6B">
      <w:pPr>
        <w:rPr>
          <w:lang w:val="nl-BE"/>
        </w:rPr>
      </w:pPr>
      <w:r>
        <w:rPr>
          <w:lang w:val="nl-BE"/>
        </w:rPr>
        <w:br w:type="page"/>
      </w:r>
    </w:p>
    <w:p w14:paraId="2373C6B8" w14:textId="77777777" w:rsidR="00643C63" w:rsidRPr="00766AD0" w:rsidRDefault="2E926AA2" w:rsidP="2E926AA2">
      <w:pPr>
        <w:pStyle w:val="Kop1"/>
        <w:numPr>
          <w:ilvl w:val="0"/>
          <w:numId w:val="2"/>
        </w:numPr>
        <w:tabs>
          <w:tab w:val="left" w:pos="473"/>
        </w:tabs>
        <w:rPr>
          <w:sz w:val="36"/>
          <w:szCs w:val="36"/>
          <w:lang w:val="nl-BE"/>
        </w:rPr>
      </w:pPr>
      <w:bookmarkStart w:id="28" w:name="_Toc523153252"/>
      <w:r w:rsidRPr="2E926AA2">
        <w:rPr>
          <w:sz w:val="36"/>
          <w:szCs w:val="36"/>
          <w:lang w:val="nl-BE"/>
        </w:rPr>
        <w:lastRenderedPageBreak/>
        <w:t>C</w:t>
      </w:r>
      <w:r w:rsidRPr="2E926AA2">
        <w:rPr>
          <w:lang w:val="nl-BE"/>
        </w:rPr>
        <w:t>RITERIA VOOR HET ERKENNEN VAN AUTHENTIEKE GEGEVENSBRONNEN</w:t>
      </w:r>
      <w:bookmarkEnd w:id="28"/>
    </w:p>
    <w:p w14:paraId="2B9B5750" w14:textId="77777777" w:rsidR="00AE021E" w:rsidRPr="00766AD0" w:rsidRDefault="00AE021E" w:rsidP="00766AD0">
      <w:pPr>
        <w:widowControl/>
        <w:shd w:val="clear" w:color="auto" w:fill="FFFFFF" w:themeFill="background1"/>
        <w:autoSpaceDE/>
        <w:autoSpaceDN/>
        <w:jc w:val="both"/>
        <w:rPr>
          <w:lang w:val="nl-BE"/>
        </w:rPr>
      </w:pPr>
    </w:p>
    <w:p w14:paraId="01716312" w14:textId="77777777" w:rsidR="00643C63" w:rsidRPr="00766AD0" w:rsidRDefault="00643C63" w:rsidP="2E926AA2">
      <w:pPr>
        <w:widowControl/>
        <w:shd w:val="clear" w:color="auto" w:fill="FFFFFF" w:themeFill="background1"/>
        <w:autoSpaceDE/>
        <w:autoSpaceDN/>
        <w:jc w:val="both"/>
        <w:rPr>
          <w:lang w:val="nl-BE"/>
        </w:rPr>
      </w:pPr>
      <w:r w:rsidRPr="00495EAA">
        <w:rPr>
          <w:lang w:val="nl-BE"/>
        </w:rPr>
        <w:t>De Vlaamse gegevensbron kan pas als authentieke gegevensbron erkend worden als ze voldoende garanties biedt voor de volgende thema’s</w:t>
      </w:r>
      <w:r w:rsidR="00097046">
        <w:rPr>
          <w:lang w:val="nl-BE"/>
        </w:rPr>
        <w:t>, cfr. Art. 2,</w:t>
      </w:r>
      <w:r w:rsidR="00097046" w:rsidRPr="00E34821">
        <w:rPr>
          <w:lang w:val="nl-BE"/>
        </w:rPr>
        <w:t xml:space="preserve"> §1</w:t>
      </w:r>
      <w:r w:rsidR="00097046">
        <w:rPr>
          <w:lang w:val="nl-BE"/>
        </w:rPr>
        <w:t>, van het besluit van de Vlaamse Regering houdende de uitvoering van het decreet van 18 juli 2008 betreffende het elektronische gegevensverkeer</w:t>
      </w:r>
      <w:r w:rsidR="00097046">
        <w:rPr>
          <w:rStyle w:val="Voetnootmarkering"/>
          <w:lang w:val="nl-BE"/>
        </w:rPr>
        <w:footnoteReference w:id="10"/>
      </w:r>
      <w:r w:rsidRPr="00495EAA">
        <w:rPr>
          <w:lang w:val="nl-BE"/>
        </w:rPr>
        <w:t>:</w:t>
      </w:r>
    </w:p>
    <w:p w14:paraId="75F25632" w14:textId="77777777" w:rsidR="00097046" w:rsidRPr="00766AD0" w:rsidRDefault="00097046" w:rsidP="00766AD0">
      <w:pPr>
        <w:widowControl/>
        <w:shd w:val="clear" w:color="auto" w:fill="FFFFFF" w:themeFill="background1"/>
        <w:autoSpaceDE/>
        <w:autoSpaceDN/>
        <w:jc w:val="both"/>
        <w:rPr>
          <w:lang w:val="nl-BE"/>
        </w:rPr>
      </w:pPr>
    </w:p>
    <w:p w14:paraId="6CE19FE4"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kwaliteit</w:t>
      </w:r>
      <w:r w:rsidRPr="2E926AA2">
        <w:rPr>
          <w:lang w:val="nl-BE"/>
        </w:rPr>
        <w:t xml:space="preserve"> van de gegevens, in het bijzonder de volledigheid, de juistheid, de nauwkeurigheid, de actualiteit, de garanties voor de kwaliteitsborging van de gegevens en de kwaliteitsbewaking naar de afnemers toe;</w:t>
      </w:r>
    </w:p>
    <w:p w14:paraId="26BFF094"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bruikbaarheid</w:t>
      </w:r>
      <w:r w:rsidRPr="2E926AA2">
        <w:rPr>
          <w:lang w:val="nl-BE"/>
        </w:rPr>
        <w:t xml:space="preserve"> van de gegevensbron, in het bijzonder de ontsluitbaarheid, de beschikbaarheid en de openbaarheid;</w:t>
      </w:r>
    </w:p>
    <w:p w14:paraId="2C7D3642"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Het adequate </w:t>
      </w:r>
      <w:r w:rsidRPr="2E926AA2">
        <w:rPr>
          <w:b/>
          <w:bCs/>
          <w:lang w:val="nl-BE"/>
        </w:rPr>
        <w:t>beheer</w:t>
      </w:r>
      <w:r w:rsidRPr="2E926AA2">
        <w:rPr>
          <w:lang w:val="nl-BE"/>
        </w:rPr>
        <w:t xml:space="preserve"> van de gegevensbron, in het bijzonder de aanwezigheid van een inzage- en terugmeldfaciliteit;</w:t>
      </w:r>
    </w:p>
    <w:p w14:paraId="5A97494F"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veiligheid</w:t>
      </w:r>
      <w:r w:rsidRPr="2E926AA2">
        <w:rPr>
          <w:lang w:val="nl-BE"/>
        </w:rPr>
        <w:t xml:space="preserve"> van de gegevensbron op fysiek, technisch en organisatorisch niveau, in het bijzonder de opspoorbaarheid van de wijzigingen in de gegevens en de bewaring van de historiek van de toegang tot de gegevens;</w:t>
      </w:r>
    </w:p>
    <w:p w14:paraId="78E4328A"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financiering</w:t>
      </w:r>
      <w:r w:rsidRPr="2E926AA2">
        <w:rPr>
          <w:lang w:val="nl-BE"/>
        </w:rPr>
        <w:t xml:space="preserve"> van de gegevensbron, in het bijzonder de financiering van de kosten ingevolge de specifieke dienstverlening die een authentieke gegevensbron aan andere dient te leveren.</w:t>
      </w:r>
    </w:p>
    <w:p w14:paraId="6573C5FA" w14:textId="77777777" w:rsidR="00111CFE"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interoperabiliteit</w:t>
      </w:r>
      <w:r w:rsidRPr="2E926AA2">
        <w:rPr>
          <w:lang w:val="nl-BE"/>
        </w:rPr>
        <w:t xml:space="preserve"> van de gegevensbron, in het bijzonder de semantische en de technische interoperabiliteit;</w:t>
      </w:r>
    </w:p>
    <w:p w14:paraId="257EECC0" w14:textId="77777777" w:rsidR="00344D66" w:rsidRPr="00766AD0" w:rsidRDefault="00344D66" w:rsidP="00766AD0">
      <w:pPr>
        <w:widowControl/>
        <w:shd w:val="clear" w:color="auto" w:fill="FFFFFF" w:themeFill="background1"/>
        <w:autoSpaceDE/>
        <w:autoSpaceDN/>
        <w:jc w:val="both"/>
        <w:rPr>
          <w:lang w:val="nl-BE"/>
        </w:rPr>
      </w:pPr>
    </w:p>
    <w:p w14:paraId="114D4EEE" w14:textId="77777777" w:rsidR="00643C63" w:rsidRPr="00766AD0" w:rsidRDefault="2E926AA2" w:rsidP="2E926AA2">
      <w:pPr>
        <w:widowControl/>
        <w:shd w:val="clear" w:color="auto" w:fill="FFFFFF" w:themeFill="background1"/>
        <w:autoSpaceDE/>
        <w:autoSpaceDN/>
        <w:jc w:val="both"/>
        <w:rPr>
          <w:lang w:val="nl-BE"/>
        </w:rPr>
      </w:pPr>
      <w:r w:rsidRPr="2E926AA2">
        <w:rPr>
          <w:lang w:val="nl-BE"/>
        </w:rPr>
        <w:t xml:space="preserve">Voor elk van de 6 thema’s werden een aantal erkenningscriteria opgesteld. Deze erkenningscriteria (zie appendix A) vormen een manier om kwalitatief in te schatten in welke mate een Vlaamse gegevensbron voldoet aan de inhoudelijke, technische, organisatorische en juridische vereisten om erkend te worden als Vlaamse authentieke gegevensbron. </w:t>
      </w:r>
    </w:p>
    <w:p w14:paraId="5DD9B762" w14:textId="77777777" w:rsidR="009F5F4E" w:rsidRPr="00766AD0" w:rsidRDefault="009F5F4E" w:rsidP="00766AD0">
      <w:pPr>
        <w:widowControl/>
        <w:shd w:val="clear" w:color="auto" w:fill="FFFFFF" w:themeFill="background1"/>
        <w:autoSpaceDE/>
        <w:autoSpaceDN/>
        <w:jc w:val="both"/>
        <w:rPr>
          <w:lang w:val="nl-BE"/>
        </w:rPr>
      </w:pPr>
    </w:p>
    <w:p w14:paraId="045D09EA" w14:textId="77777777" w:rsidR="009F5F4E" w:rsidRPr="00AE021E" w:rsidRDefault="009F5F4E" w:rsidP="2E926AA2">
      <w:pPr>
        <w:spacing w:line="288" w:lineRule="auto"/>
        <w:jc w:val="both"/>
        <w:rPr>
          <w:lang w:val="nl-BE"/>
        </w:rPr>
      </w:pPr>
      <w:r w:rsidRPr="00AE021E">
        <w:rPr>
          <w:lang w:val="nl-BE"/>
        </w:rPr>
        <w:t>Bij de evaluatie van een erkenningscriterium moet door de evaluatoren zo objectief mogelijk ingeschat worden in welke mate de potentiële authentieke gegevensbron aan dit criterium voldoet. Daartoe zijn per erkenningscriterium verschillende niveaus van maturiteit voorzien</w:t>
      </w:r>
      <w:r w:rsidR="00FD414E" w:rsidRPr="00AE021E">
        <w:rPr>
          <w:lang w:val="nl-BE"/>
        </w:rPr>
        <w:t xml:space="preserve"> (niveau 1, 2, 3,</w:t>
      </w:r>
      <w:r w:rsidRPr="00AE021E">
        <w:rPr>
          <w:lang w:val="nl-BE"/>
        </w:rPr>
        <w:t xml:space="preserve"> 4 </w:t>
      </w:r>
      <w:r w:rsidR="00FD414E" w:rsidRPr="00AE021E">
        <w:rPr>
          <w:lang w:val="nl-BE"/>
        </w:rPr>
        <w:t>of 5</w:t>
      </w:r>
      <w:r w:rsidRPr="00AE021E">
        <w:rPr>
          <w:lang w:val="nl-BE"/>
        </w:rPr>
        <w:t>)</w:t>
      </w:r>
      <w:r w:rsidR="00FD414E" w:rsidRPr="00AE021E">
        <w:rPr>
          <w:lang w:val="nl-BE"/>
        </w:rPr>
        <w:t xml:space="preserve"> gebaseerd op de CMMI maturiteitsniveaus</w:t>
      </w:r>
      <w:r w:rsidR="00FD414E" w:rsidRPr="00AE021E">
        <w:rPr>
          <w:vertAlign w:val="superscript"/>
        </w:rPr>
        <w:footnoteReference w:id="11"/>
      </w:r>
      <w:r w:rsidRPr="00AE021E">
        <w:rPr>
          <w:lang w:val="nl-BE"/>
        </w:rPr>
        <w:t>. Deze maturiteitsniveaus worden als volgt toegekend:</w:t>
      </w:r>
    </w:p>
    <w:p w14:paraId="00520B49" w14:textId="77777777" w:rsidR="00FD414E" w:rsidRDefault="00FD414E" w:rsidP="009F5F4E">
      <w:pPr>
        <w:spacing w:line="288" w:lineRule="auto"/>
        <w:jc w:val="both"/>
        <w:rPr>
          <w:rFonts w:ascii="Arial" w:hAnsi="Arial" w:cs="Arial"/>
          <w:sz w:val="20"/>
          <w:szCs w:val="20"/>
          <w:lang w:val="nl-BE"/>
        </w:rPr>
      </w:pPr>
    </w:p>
    <w:p w14:paraId="6687A89D" w14:textId="77777777" w:rsidR="0097257A" w:rsidRDefault="006F772F" w:rsidP="00761D59">
      <w:pPr>
        <w:keepNext/>
        <w:spacing w:line="288" w:lineRule="auto"/>
        <w:jc w:val="both"/>
      </w:pPr>
      <w:r w:rsidRPr="006F772F">
        <w:rPr>
          <w:noProof/>
        </w:rPr>
        <w:lastRenderedPageBreak/>
        <w:drawing>
          <wp:inline distT="0" distB="0" distL="0" distR="0" wp14:anchorId="0C5CFA91" wp14:editId="660540C0">
            <wp:extent cx="6610350" cy="3298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10350" cy="3298966"/>
                    </a:xfrm>
                    <a:prstGeom prst="rect">
                      <a:avLst/>
                    </a:prstGeom>
                    <a:noFill/>
                    <a:ln>
                      <a:noFill/>
                    </a:ln>
                  </pic:spPr>
                </pic:pic>
              </a:graphicData>
            </a:graphic>
          </wp:inline>
        </w:drawing>
      </w:r>
    </w:p>
    <w:p w14:paraId="7D5C789B" w14:textId="77777777" w:rsidR="00FD414E" w:rsidRPr="0097257A" w:rsidRDefault="0097257A" w:rsidP="2E926AA2">
      <w:pPr>
        <w:pStyle w:val="Bijschrift"/>
        <w:jc w:val="center"/>
        <w:rPr>
          <w:rFonts w:ascii="Arial" w:hAnsi="Arial" w:cs="Arial"/>
          <w:sz w:val="20"/>
          <w:szCs w:val="20"/>
          <w:lang w:val="nl-BE"/>
        </w:rPr>
      </w:pPr>
      <w:r w:rsidRPr="0097257A">
        <w:rPr>
          <w:lang w:val="nl-BE"/>
        </w:rPr>
        <w:t>Fig</w:t>
      </w:r>
      <w:r>
        <w:rPr>
          <w:lang w:val="nl-BE"/>
        </w:rPr>
        <w:t>u</w:t>
      </w:r>
      <w:r w:rsidRPr="0097257A">
        <w:rPr>
          <w:lang w:val="nl-BE"/>
        </w:rPr>
        <w:t xml:space="preserve">ur </w:t>
      </w:r>
      <w:r w:rsidRPr="00766AD0">
        <w:fldChar w:fldCharType="begin"/>
      </w:r>
      <w:r w:rsidRPr="0097257A">
        <w:rPr>
          <w:lang w:val="nl-BE"/>
        </w:rPr>
        <w:instrText xml:space="preserve"> SEQ Figure \* ARABIC </w:instrText>
      </w:r>
      <w:r w:rsidRPr="00766AD0">
        <w:rPr>
          <w:lang w:val="nl-BE"/>
        </w:rPr>
        <w:fldChar w:fldCharType="separate"/>
      </w:r>
      <w:r w:rsidRPr="0097257A">
        <w:rPr>
          <w:noProof/>
          <w:lang w:val="nl-BE"/>
        </w:rPr>
        <w:t>6</w:t>
      </w:r>
      <w:r w:rsidRPr="00766AD0">
        <w:fldChar w:fldCharType="end"/>
      </w:r>
      <w:r w:rsidRPr="0097257A">
        <w:rPr>
          <w:lang w:val="nl-BE"/>
        </w:rPr>
        <w:t>: Maturiteitsniveaus</w:t>
      </w:r>
    </w:p>
    <w:p w14:paraId="5F8BDE46" w14:textId="77777777" w:rsidR="00FD414E" w:rsidRDefault="00FD414E" w:rsidP="009F5F4E">
      <w:pPr>
        <w:spacing w:line="288" w:lineRule="auto"/>
        <w:jc w:val="both"/>
        <w:rPr>
          <w:rFonts w:ascii="Arial" w:hAnsi="Arial" w:cs="Arial"/>
          <w:sz w:val="20"/>
          <w:szCs w:val="20"/>
          <w:lang w:val="nl-BE"/>
        </w:rPr>
      </w:pPr>
    </w:p>
    <w:p w14:paraId="13DB08F6" w14:textId="77777777" w:rsidR="00FD414E" w:rsidRPr="00FD414E" w:rsidRDefault="00FD414E" w:rsidP="009F5F4E">
      <w:pPr>
        <w:spacing w:line="288" w:lineRule="auto"/>
        <w:jc w:val="both"/>
        <w:rPr>
          <w:rFonts w:ascii="Arial" w:hAnsi="Arial" w:cs="Arial"/>
          <w:sz w:val="20"/>
          <w:szCs w:val="20"/>
          <w:lang w:val="nl-BE"/>
        </w:rPr>
      </w:pPr>
    </w:p>
    <w:p w14:paraId="54F37D90" w14:textId="77777777" w:rsidR="009F5F4E" w:rsidRPr="00766AD0" w:rsidRDefault="2E926AA2" w:rsidP="2E926AA2">
      <w:pPr>
        <w:widowControl/>
        <w:shd w:val="clear" w:color="auto" w:fill="FFFFFF" w:themeFill="background1"/>
        <w:autoSpaceDE/>
        <w:autoSpaceDN/>
        <w:jc w:val="both"/>
        <w:rPr>
          <w:lang w:val="nl-BE"/>
        </w:rPr>
      </w:pPr>
      <w:r w:rsidRPr="2E926AA2">
        <w:rPr>
          <w:lang w:val="nl-BE"/>
        </w:rPr>
        <w:t>Het gepaste maturiteitsniveau wordt bepaald in een dialoog tussen de beheersinstantie (die hierbij kan gebruikmaken van zijn zelfevaluatie) en de werkgroep ‘authentieke gegevensbronnen’. Het is dus niet de bedoeling om te komen tot een exacte kwantitatieve inschatting voor een bepaald criterium, wel tot een bruikbare kwalitatieve inschatting. De resultaten van de evaluatie-oefening zijn immers bedoeld om in te schatten voor welke criteria de gegevensbron reeds als een volwaardige authentieke gegevensbron te beschouwen is, en voor welke criteria er nog verbetering mogelijk of nodig is. Het is dan ook van belang om voor elk criterium de sterke punten in te vullen, d.w.z. de punten waarop de gegevensbron reeds inspanningen ondernomen heeft om aan het criterium te voldoen, en de aandachtspunten in te vullen, d.w.z. de punten waar de gegevensbron nog voor uitdagingen staat om aan het criterium te voldoen. Deze sterke punten en aandachtspunten zullen immers een belangrijke impact op het uiteindelijk advies dat de werkgroep als besluit van dit rapport zal voorstellen.</w:t>
      </w:r>
    </w:p>
    <w:p w14:paraId="1C24DFFF" w14:textId="77777777" w:rsidR="009F5F4E" w:rsidRPr="00766AD0" w:rsidRDefault="009F5F4E" w:rsidP="00766AD0">
      <w:pPr>
        <w:widowControl/>
        <w:shd w:val="clear" w:color="auto" w:fill="FFFFFF" w:themeFill="background1"/>
        <w:autoSpaceDE/>
        <w:autoSpaceDN/>
        <w:jc w:val="both"/>
        <w:rPr>
          <w:lang w:val="nl-BE"/>
        </w:rPr>
      </w:pPr>
    </w:p>
    <w:p w14:paraId="4DB1F594" w14:textId="77777777" w:rsidR="002A6AF4" w:rsidRDefault="002A6AF4">
      <w:pPr>
        <w:rPr>
          <w:sz w:val="36"/>
          <w:lang w:val="nl-BE"/>
        </w:rPr>
      </w:pPr>
    </w:p>
    <w:p w14:paraId="3F271498" w14:textId="77777777" w:rsidR="00643C63" w:rsidRDefault="00643C63">
      <w:pPr>
        <w:rPr>
          <w:b/>
          <w:bCs/>
          <w:sz w:val="36"/>
          <w:szCs w:val="29"/>
          <w:lang w:val="nl-BE"/>
        </w:rPr>
      </w:pPr>
      <w:r>
        <w:rPr>
          <w:sz w:val="36"/>
          <w:lang w:val="nl-BE"/>
        </w:rPr>
        <w:br w:type="page"/>
      </w:r>
    </w:p>
    <w:p w14:paraId="594DDF49" w14:textId="77777777" w:rsidR="001F7D13" w:rsidRDefault="2E926AA2" w:rsidP="2E926AA2">
      <w:pPr>
        <w:pStyle w:val="Kop1"/>
        <w:tabs>
          <w:tab w:val="left" w:pos="473"/>
        </w:tabs>
        <w:ind w:left="0" w:firstLine="0"/>
        <w:rPr>
          <w:lang w:val="nl-BE"/>
        </w:rPr>
      </w:pPr>
      <w:bookmarkStart w:id="29" w:name="_Toc523153253"/>
      <w:r w:rsidRPr="2E926AA2">
        <w:rPr>
          <w:sz w:val="36"/>
          <w:szCs w:val="36"/>
          <w:lang w:val="nl-BE"/>
        </w:rPr>
        <w:lastRenderedPageBreak/>
        <w:t>A</w:t>
      </w:r>
      <w:r w:rsidRPr="2E926AA2">
        <w:rPr>
          <w:lang w:val="nl-BE"/>
        </w:rPr>
        <w:t>PPENDIX A: EVALUATIERAPPORT TER ERKENNING ALS AUTHENTIEKE GEGEVENSBRON</w:t>
      </w:r>
      <w:bookmarkEnd w:id="29"/>
    </w:p>
    <w:p w14:paraId="1B7BEC15" w14:textId="77777777" w:rsidR="00037E6B" w:rsidRPr="00037E6B" w:rsidRDefault="00037E6B" w:rsidP="00037E6B">
      <w:pPr>
        <w:pStyle w:val="Geenafstand"/>
        <w:rPr>
          <w:lang w:val="nl-BE"/>
        </w:rPr>
      </w:pPr>
    </w:p>
    <w:p w14:paraId="7C1C9F11" w14:textId="77777777" w:rsidR="00620228" w:rsidRPr="00037E6B" w:rsidRDefault="2E926AA2" w:rsidP="008B02C3">
      <w:pPr>
        <w:pStyle w:val="Kop3"/>
      </w:pPr>
      <w:bookmarkStart w:id="30" w:name="_Toc429043392"/>
      <w:bookmarkStart w:id="31" w:name="_Toc459722074"/>
      <w:bookmarkStart w:id="32" w:name="_Toc520208339"/>
      <w:bookmarkStart w:id="33" w:name="_Toc523153254"/>
      <w:r>
        <w:t>Gegevens m.b.t. de kandidaat authentieke gegevensbron</w:t>
      </w:r>
      <w:bookmarkEnd w:id="30"/>
      <w:bookmarkEnd w:id="31"/>
      <w:bookmarkEnd w:id="32"/>
      <w:bookmarkEnd w:id="33"/>
    </w:p>
    <w:p w14:paraId="710F4D47" w14:textId="77777777" w:rsidR="008B02C3" w:rsidRDefault="008B02C3" w:rsidP="008B02C3">
      <w:pPr>
        <w:pStyle w:val="Plattetekst"/>
        <w:rPr>
          <w:b/>
          <w:lang w:val="nl-BE"/>
        </w:rPr>
      </w:pPr>
    </w:p>
    <w:p w14:paraId="7314919A" w14:textId="77777777" w:rsidR="00620228" w:rsidRPr="00766AD0" w:rsidRDefault="2E926AA2" w:rsidP="2E926AA2">
      <w:pPr>
        <w:pStyle w:val="Plattetekst"/>
        <w:rPr>
          <w:b/>
          <w:bCs/>
          <w:lang w:val="nl-BE"/>
        </w:rPr>
      </w:pPr>
      <w:r w:rsidRPr="2E926AA2">
        <w:rPr>
          <w:b/>
          <w:bCs/>
          <w:lang w:val="nl-BE"/>
        </w:rPr>
        <w:t>Beschrijving van de gegevensbron</w:t>
      </w:r>
    </w:p>
    <w:p w14:paraId="7722C80A"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Omschrijving van de gegevensbron:</w:t>
      </w:r>
    </w:p>
    <w:p w14:paraId="0C6114A8" w14:textId="77777777"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Omschrijving van de inhoud van de gegevensbron, het soort gegevens dat de gegevensbron bevat en het gebruik dat gemaakt wordt door wie van deze gegevens. Vermelding van welke overheidsinstantie optreedt als gegevensbeheersinstantie. Eventuele vermelding van de huidige of toekomstige decretale basis van de gegevensbron, …</w:t>
      </w:r>
    </w:p>
    <w:p w14:paraId="03622F9A"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Opzet van de gegevensbron:</w:t>
      </w:r>
    </w:p>
    <w:p w14:paraId="68C8CDC2" w14:textId="77777777"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Beschrijving van welke overheidsinstantie optreedt als beheersinstantie, welke overheidsinstanties optreden als gegevensinitiator, welke overheidsinstanties gegevensafnemer zijn, de overheidsinstantie die eventueel optreedt als dienstenintegrator, high-level overzicht van de gegevensstromen tussen deze betrokken partijen, …</w:t>
      </w:r>
    </w:p>
    <w:p w14:paraId="7A8A68C2" w14:textId="77777777" w:rsidR="00620228" w:rsidRPr="00766AD0" w:rsidRDefault="2E926AA2" w:rsidP="2E926AA2">
      <w:pPr>
        <w:pStyle w:val="Plattetekst"/>
        <w:rPr>
          <w:b/>
          <w:bCs/>
          <w:lang w:val="nl-BE"/>
        </w:rPr>
      </w:pPr>
      <w:r w:rsidRPr="2E926AA2">
        <w:rPr>
          <w:b/>
          <w:bCs/>
          <w:lang w:val="nl-BE"/>
        </w:rPr>
        <w:t>Contactgegevens voor de gegevensbron</w:t>
      </w:r>
    </w:p>
    <w:p w14:paraId="2AE1E026"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u w:val="single"/>
          <w:lang w:val="nl-BE"/>
        </w:rPr>
        <w:t>Contactgegevens van de contactpersoon bij de gegevensbeheersinstantie:</w:t>
      </w:r>
    </w:p>
    <w:p w14:paraId="3660ED71"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3F81E783"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759B4FCC"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625142B0" w14:textId="77777777"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62784442"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3ADF8E8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2D6B1F11"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0193A319"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gebruik gemaakt wordt van de diensten van een externe dienstenleverancier,</w:t>
      </w:r>
      <w:r w:rsidR="00620228" w:rsidRPr="008A7829">
        <w:rPr>
          <w:lang w:val="nl-BE"/>
        </w:rPr>
        <w:br/>
      </w:r>
      <w:r w:rsidRPr="2E926AA2">
        <w:rPr>
          <w:rFonts w:ascii="Arial" w:hAnsi="Arial" w:cs="Arial"/>
          <w:sz w:val="20"/>
          <w:szCs w:val="20"/>
          <w:u w:val="single"/>
          <w:lang w:val="nl-BE"/>
        </w:rPr>
        <w:t>contactgegevens van de contactpersoon bij deze externe dienstenleverancier:</w:t>
      </w:r>
    </w:p>
    <w:p w14:paraId="17E4BA58"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3CCD87A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33D9F42A"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4B78AD00" w14:textId="77777777"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6F91A640"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41A3C981"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43763533"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28E3CF7A"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de gegevensbron persoonsgegevens bevat,</w:t>
      </w:r>
      <w:r w:rsidR="00620228" w:rsidRPr="008A7829">
        <w:rPr>
          <w:lang w:val="nl-BE"/>
        </w:rPr>
        <w:br/>
      </w:r>
      <w:r w:rsidRPr="2E926AA2">
        <w:rPr>
          <w:rFonts w:ascii="Arial" w:hAnsi="Arial" w:cs="Arial"/>
          <w:sz w:val="20"/>
          <w:szCs w:val="20"/>
          <w:u w:val="single"/>
          <w:lang w:val="nl-BE"/>
        </w:rPr>
        <w:t>contactgegevens van de veiligheidsconsulent bij de gegevensbron:</w:t>
      </w:r>
    </w:p>
    <w:p w14:paraId="469B4F0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4F33222C"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77B2C40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20173CC7" w14:textId="77777777"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36835810"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67D6395F"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2063F05E"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35090D7B" w14:textId="77777777" w:rsidR="008B02C3" w:rsidRDefault="008B02C3">
      <w:pPr>
        <w:rPr>
          <w:b/>
          <w:bCs/>
          <w:sz w:val="28"/>
          <w:szCs w:val="24"/>
          <w:lang w:val="nl-BE"/>
        </w:rPr>
      </w:pPr>
      <w:bookmarkStart w:id="34" w:name="_Toc459722075"/>
      <w:bookmarkStart w:id="35" w:name="_Toc520208340"/>
      <w:r w:rsidRPr="000E0517">
        <w:rPr>
          <w:lang w:val="nl-BE"/>
        </w:rPr>
        <w:br w:type="page"/>
      </w:r>
    </w:p>
    <w:p w14:paraId="3756FE87" w14:textId="77777777" w:rsidR="00620228" w:rsidRPr="00620228" w:rsidRDefault="2E926AA2" w:rsidP="008B02C3">
      <w:pPr>
        <w:pStyle w:val="Kop3"/>
      </w:pPr>
      <w:bookmarkStart w:id="36" w:name="_Toc523153255"/>
      <w:r>
        <w:lastRenderedPageBreak/>
        <w:t>Erkenningscriteria m.b.t. de kwaliteit van de gegevens</w:t>
      </w:r>
      <w:bookmarkEnd w:id="34"/>
      <w:bookmarkEnd w:id="35"/>
      <w:bookmarkEnd w:id="36"/>
    </w:p>
    <w:p w14:paraId="1F6F488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620228" w:rsidRPr="00942738" w14:paraId="69966B1B" w14:textId="77777777" w:rsidTr="2E926AA2">
        <w:trPr>
          <w:cantSplit/>
          <w:trHeight w:val="1125"/>
        </w:trPr>
        <w:tc>
          <w:tcPr>
            <w:tcW w:w="10471" w:type="dxa"/>
            <w:gridSpan w:val="6"/>
            <w:tcBorders>
              <w:bottom w:val="nil"/>
            </w:tcBorders>
            <w:shd w:val="clear" w:color="auto" w:fill="auto"/>
          </w:tcPr>
          <w:p w14:paraId="0B3E2176" w14:textId="77777777" w:rsidR="00620228"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7" w:name="_Toc459722076"/>
            <w:bookmarkStart w:id="38" w:name="_Toc520208341"/>
            <w:bookmarkStart w:id="39" w:name="_Toc523153256"/>
            <w:r w:rsidRPr="2E926AA2">
              <w:rPr>
                <w:rFonts w:ascii="Arial" w:eastAsia="Times New Roman" w:hAnsi="Arial" w:cs="Arial"/>
                <w:color w:val="1F4D78"/>
                <w:lang w:val="nl-BE"/>
              </w:rPr>
              <w:t>De juistheid, de actualiteit, de volledigheid en de nauwkeurigheid, d.w.z. de kwaliteit van de gegevens is duidelijk beschreven in gegevensspecificaties die toelaten dat de behaalde kwaliteit hiertegen kan worden beoordeeld</w:t>
            </w:r>
            <w:bookmarkEnd w:id="37"/>
            <w:bookmarkEnd w:id="38"/>
            <w:bookmarkEnd w:id="39"/>
          </w:p>
        </w:tc>
      </w:tr>
      <w:tr w:rsidR="00620228" w:rsidRPr="00942738" w14:paraId="3D2051CD" w14:textId="77777777" w:rsidTr="2E926AA2">
        <w:trPr>
          <w:cantSplit/>
          <w:trHeight w:val="466"/>
        </w:trPr>
        <w:tc>
          <w:tcPr>
            <w:tcW w:w="10471" w:type="dxa"/>
            <w:gridSpan w:val="6"/>
            <w:tcBorders>
              <w:bottom w:val="nil"/>
            </w:tcBorders>
            <w:shd w:val="clear" w:color="auto" w:fill="BFBFBF" w:themeFill="background1" w:themeFillShade="BF"/>
          </w:tcPr>
          <w:p w14:paraId="4A97D056"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620228" w:rsidRPr="00942738" w14:paraId="4D6BB017" w14:textId="77777777" w:rsidTr="2E926AA2">
        <w:trPr>
          <w:cantSplit/>
          <w:trHeight w:val="610"/>
        </w:trPr>
        <w:tc>
          <w:tcPr>
            <w:tcW w:w="10471" w:type="dxa"/>
            <w:gridSpan w:val="6"/>
            <w:tcBorders>
              <w:bottom w:val="nil"/>
            </w:tcBorders>
            <w:shd w:val="clear" w:color="auto" w:fill="auto"/>
          </w:tcPr>
          <w:p w14:paraId="1BEF0828" w14:textId="77777777" w:rsidR="00EA0A66" w:rsidRPr="00EA0A66" w:rsidRDefault="00EA0A66" w:rsidP="00EA0A66">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De informatie in het Gebouwenregister wordt geactualiseerd op basis van de gebouwinformatie in CRAB en GRB, en is in lijn met de kwaliteit</w:t>
            </w:r>
            <w:r w:rsidR="008775A7">
              <w:rPr>
                <w:rFonts w:ascii="Arial" w:hAnsi="Arial" w:cs="Arial"/>
                <w:sz w:val="20"/>
                <w:szCs w:val="20"/>
                <w:lang w:val="nl-BE"/>
              </w:rPr>
              <w:t>s</w:t>
            </w:r>
            <w:r>
              <w:rPr>
                <w:rFonts w:ascii="Arial" w:hAnsi="Arial" w:cs="Arial"/>
                <w:sz w:val="20"/>
                <w:szCs w:val="20"/>
                <w:lang w:val="nl-BE"/>
              </w:rPr>
              <w:t>criteria van deze bronnen.</w:t>
            </w:r>
          </w:p>
          <w:p w14:paraId="3C18A279" w14:textId="77777777" w:rsidR="005B6330" w:rsidRPr="00620228" w:rsidRDefault="005B6330" w:rsidP="0062022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Er is </w:t>
            </w:r>
            <w:r w:rsidR="00EA0A66">
              <w:rPr>
                <w:rFonts w:ascii="Arial" w:hAnsi="Arial" w:cs="Arial"/>
                <w:sz w:val="20"/>
                <w:szCs w:val="20"/>
                <w:lang w:val="nl-BE"/>
              </w:rPr>
              <w:t xml:space="preserve">op dit moment </w:t>
            </w:r>
            <w:r>
              <w:rPr>
                <w:rFonts w:ascii="Arial" w:hAnsi="Arial" w:cs="Arial"/>
                <w:sz w:val="20"/>
                <w:szCs w:val="20"/>
                <w:lang w:val="nl-BE"/>
              </w:rPr>
              <w:t>nog geen decentraal beheer mogelijk op eigenschappen/objecten die specifiek voor gebouwe</w:t>
            </w:r>
            <w:r w:rsidR="00EA0A66">
              <w:rPr>
                <w:rFonts w:ascii="Arial" w:hAnsi="Arial" w:cs="Arial"/>
                <w:sz w:val="20"/>
                <w:szCs w:val="20"/>
                <w:lang w:val="nl-BE"/>
              </w:rPr>
              <w:t>n</w:t>
            </w:r>
            <w:r>
              <w:rPr>
                <w:rFonts w:ascii="Arial" w:hAnsi="Arial" w:cs="Arial"/>
                <w:sz w:val="20"/>
                <w:szCs w:val="20"/>
                <w:lang w:val="nl-BE"/>
              </w:rPr>
              <w:t>register zijn.</w:t>
            </w:r>
          </w:p>
          <w:p w14:paraId="181DE1CA" w14:textId="77777777" w:rsidR="00620228" w:rsidRPr="00620228" w:rsidRDefault="00620228" w:rsidP="00620228">
            <w:pPr>
              <w:widowControl/>
              <w:autoSpaceDE/>
              <w:autoSpaceDN/>
              <w:spacing w:before="120" w:after="120"/>
              <w:ind w:left="67"/>
              <w:rPr>
                <w:rFonts w:ascii="Arial" w:hAnsi="Arial" w:cs="Arial"/>
                <w:sz w:val="20"/>
                <w:szCs w:val="20"/>
                <w:lang w:val="nl-BE"/>
              </w:rPr>
            </w:pPr>
          </w:p>
        </w:tc>
      </w:tr>
      <w:tr w:rsidR="00620228" w:rsidRPr="00620228" w14:paraId="35BB8949" w14:textId="77777777" w:rsidTr="2E926AA2">
        <w:trPr>
          <w:cantSplit/>
          <w:trHeight w:val="466"/>
        </w:trPr>
        <w:tc>
          <w:tcPr>
            <w:tcW w:w="5232" w:type="dxa"/>
            <w:gridSpan w:val="3"/>
            <w:tcBorders>
              <w:bottom w:val="nil"/>
            </w:tcBorders>
            <w:shd w:val="clear" w:color="auto" w:fill="FFFFFF" w:themeFill="background1"/>
          </w:tcPr>
          <w:p w14:paraId="374F348D"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49FE906"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620228" w:rsidRPr="00942738" w14:paraId="01FB8D9B" w14:textId="77777777" w:rsidTr="2E926AA2">
        <w:trPr>
          <w:trHeight w:val="706"/>
        </w:trPr>
        <w:tc>
          <w:tcPr>
            <w:tcW w:w="5232" w:type="dxa"/>
            <w:gridSpan w:val="3"/>
          </w:tcPr>
          <w:p w14:paraId="768E83F7" w14:textId="77777777" w:rsidR="00620228" w:rsidRDefault="005B6330"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Meest volledige bron van gebouwen en gebouweenh</w:t>
            </w:r>
            <w:r w:rsidR="008775A7">
              <w:rPr>
                <w:rFonts w:cs="Times New Roman"/>
                <w:lang w:val="nl-BE"/>
              </w:rPr>
              <w:t>eden die vandaag beschikbaar is</w:t>
            </w:r>
          </w:p>
          <w:p w14:paraId="5469A1C0" w14:textId="77777777" w:rsidR="005B6330" w:rsidRPr="00A97490" w:rsidRDefault="005B6330" w:rsidP="00620228">
            <w:pPr>
              <w:widowControl/>
              <w:numPr>
                <w:ilvl w:val="0"/>
                <w:numId w:val="21"/>
              </w:numPr>
              <w:autoSpaceDE/>
              <w:autoSpaceDN/>
              <w:spacing w:before="60" w:after="60" w:line="288" w:lineRule="auto"/>
              <w:ind w:left="351" w:hanging="284"/>
              <w:contextualSpacing/>
              <w:rPr>
                <w:rFonts w:cs="Times New Roman"/>
                <w:highlight w:val="yellow"/>
                <w:lang w:val="nl-BE"/>
                <w:rPrChange w:id="40" w:author="Veerle Beyaert" w:date="2018-12-13T14:18:00Z">
                  <w:rPr>
                    <w:rFonts w:cs="Times New Roman"/>
                    <w:lang w:val="nl-BE"/>
                  </w:rPr>
                </w:rPrChange>
              </w:rPr>
            </w:pPr>
            <w:r w:rsidRPr="00A97490">
              <w:rPr>
                <w:rFonts w:cs="Times New Roman"/>
                <w:highlight w:val="yellow"/>
                <w:lang w:val="nl-BE"/>
                <w:rPrChange w:id="41" w:author="Veerle Beyaert" w:date="2018-12-13T14:18:00Z">
                  <w:rPr>
                    <w:rFonts w:cs="Times New Roman"/>
                    <w:lang w:val="nl-BE"/>
                  </w:rPr>
                </w:rPrChange>
              </w:rPr>
              <w:t>Hoge kwaliteit van de bronbestanden</w:t>
            </w:r>
          </w:p>
          <w:p w14:paraId="736F28E0" w14:textId="77777777" w:rsid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 op CRAB</w:t>
            </w:r>
          </w:p>
          <w:p w14:paraId="0A800952" w14:textId="77777777" w:rsidR="00EA0A66" w:rsidRP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sidRPr="00EA0A66">
              <w:rPr>
                <w:rFonts w:cs="Times New Roman"/>
                <w:lang w:val="nl-BE"/>
              </w:rPr>
              <w:t xml:space="preserve">Domeinmodel en objectcatalogus voor Gebouwenregister beschikbaar </w:t>
            </w:r>
            <w:r w:rsidR="0055167A">
              <w:fldChar w:fldCharType="begin"/>
            </w:r>
            <w:r w:rsidR="0055167A" w:rsidRPr="00966EE3">
              <w:rPr>
                <w:lang w:val="nl-BE"/>
                <w:rPrChange w:id="42" w:author="Veerle Beyaert" w:date="2018-12-13T14:18:00Z">
                  <w:rPr/>
                </w:rPrChange>
              </w:rPr>
              <w:instrText xml:space="preserve"> HYPERLINK "https://overheid.vlaanderen.be/producten-diensten/gebouwen-adressenregister" </w:instrText>
            </w:r>
            <w:r w:rsidR="0055167A">
              <w:fldChar w:fldCharType="separate"/>
            </w:r>
            <w:r w:rsidRPr="00EA0A66">
              <w:rPr>
                <w:rStyle w:val="Hyperlink"/>
                <w:rFonts w:cs="Times New Roman"/>
                <w:lang w:val="nl-BE"/>
              </w:rPr>
              <w:t>https://overheid.vlaanderen.be/producten-diensten/gebouwen-adressenregister</w:t>
            </w:r>
            <w:r w:rsidR="0055167A">
              <w:rPr>
                <w:rStyle w:val="Hyperlink"/>
                <w:rFonts w:cs="Times New Roman"/>
                <w:lang w:val="nl-BE"/>
              </w:rPr>
              <w:fldChar w:fldCharType="end"/>
            </w:r>
          </w:p>
          <w:p w14:paraId="6CF250A6" w14:textId="77777777" w:rsidR="00620228" w:rsidRPr="00620228" w:rsidRDefault="00620228" w:rsidP="00620228">
            <w:pPr>
              <w:widowControl/>
              <w:autoSpaceDE/>
              <w:autoSpaceDN/>
              <w:spacing w:before="60" w:after="60" w:line="288" w:lineRule="auto"/>
              <w:rPr>
                <w:rFonts w:cs="Times New Roman"/>
                <w:lang w:val="nl-BE"/>
              </w:rPr>
            </w:pPr>
          </w:p>
        </w:tc>
        <w:tc>
          <w:tcPr>
            <w:tcW w:w="5239" w:type="dxa"/>
            <w:gridSpan w:val="3"/>
          </w:tcPr>
          <w:p w14:paraId="270CE38C" w14:textId="2F91BFDF" w:rsidR="00EA0A66" w:rsidRDefault="00EA0A66" w:rsidP="00620228">
            <w:pPr>
              <w:widowControl/>
              <w:numPr>
                <w:ilvl w:val="0"/>
                <w:numId w:val="21"/>
              </w:numPr>
              <w:autoSpaceDE/>
              <w:autoSpaceDN/>
              <w:spacing w:before="60" w:after="60" w:line="288" w:lineRule="auto"/>
              <w:ind w:left="351" w:hanging="284"/>
              <w:contextualSpacing/>
              <w:rPr>
                <w:ins w:id="43" w:author="Veerle Beyaert" w:date="2018-12-13T14:24:00Z"/>
                <w:rFonts w:cs="Times New Roman"/>
                <w:lang w:val="nl-BE"/>
              </w:rPr>
            </w:pPr>
            <w:r>
              <w:rPr>
                <w:rFonts w:cs="Times New Roman"/>
                <w:lang w:val="nl-BE"/>
              </w:rPr>
              <w:t>Voor het gebouwenregister zijn er nog geen kwaliteitscriteria vastgelegd</w:t>
            </w:r>
            <w:ins w:id="44" w:author="Veerle Beyaert" w:date="2018-12-13T14:25:00Z">
              <w:r w:rsidR="00966EE3">
                <w:rPr>
                  <w:rFonts w:cs="Times New Roman"/>
                  <w:lang w:val="nl-BE"/>
                </w:rPr>
                <w:t xml:space="preserve">, </w:t>
              </w:r>
            </w:ins>
          </w:p>
          <w:p w14:paraId="45EFD587" w14:textId="083215FA" w:rsidR="00966EE3" w:rsidRPr="00620228" w:rsidRDefault="00966EE3" w:rsidP="00620228">
            <w:pPr>
              <w:widowControl/>
              <w:numPr>
                <w:ilvl w:val="0"/>
                <w:numId w:val="21"/>
              </w:numPr>
              <w:autoSpaceDE/>
              <w:autoSpaceDN/>
              <w:spacing w:before="60" w:after="60" w:line="288" w:lineRule="auto"/>
              <w:ind w:left="351" w:hanging="284"/>
              <w:contextualSpacing/>
              <w:rPr>
                <w:rFonts w:cs="Times New Roman"/>
                <w:lang w:val="nl-BE"/>
              </w:rPr>
            </w:pPr>
            <w:ins w:id="45" w:author="Veerle Beyaert" w:date="2018-12-13T14:25:00Z">
              <w:r>
                <w:rPr>
                  <w:rFonts w:cs="Times New Roman"/>
                  <w:lang w:val="nl-BE"/>
                </w:rPr>
                <w:t xml:space="preserve">Correctheid </w:t>
              </w:r>
            </w:ins>
            <w:ins w:id="46" w:author="Veerle Beyaert" w:date="2018-12-13T14:24:00Z">
              <w:r>
                <w:rPr>
                  <w:rFonts w:cs="Times New Roman"/>
                  <w:lang w:val="nl-BE"/>
                </w:rPr>
                <w:t xml:space="preserve">van gebouwenregister nog niet </w:t>
              </w:r>
            </w:ins>
            <w:ins w:id="47" w:author="Veerle Beyaert" w:date="2018-12-13T14:25:00Z">
              <w:r>
                <w:rPr>
                  <w:rFonts w:cs="Times New Roman"/>
                  <w:lang w:val="nl-BE"/>
                </w:rPr>
                <w:t xml:space="preserve">voldoende door het </w:t>
              </w:r>
            </w:ins>
            <w:ins w:id="48" w:author="Veerle Beyaert" w:date="2018-12-13T14:24:00Z">
              <w:r>
                <w:rPr>
                  <w:rFonts w:cs="Times New Roman"/>
                  <w:lang w:val="nl-BE"/>
                </w:rPr>
                <w:t>ontbreken van decentraal beheer</w:t>
              </w:r>
            </w:ins>
          </w:p>
          <w:p w14:paraId="3482336C" w14:textId="77777777" w:rsidR="00620228" w:rsidRPr="00620228" w:rsidRDefault="00620228" w:rsidP="00620228">
            <w:pPr>
              <w:widowControl/>
              <w:autoSpaceDE/>
              <w:autoSpaceDN/>
              <w:spacing w:before="60" w:after="60" w:line="288" w:lineRule="auto"/>
              <w:rPr>
                <w:rFonts w:cs="Times New Roman"/>
                <w:lang w:val="nl-BE"/>
              </w:rPr>
            </w:pPr>
          </w:p>
        </w:tc>
      </w:tr>
      <w:tr w:rsidR="00620228" w:rsidRPr="00620228" w14:paraId="43D00C67" w14:textId="77777777" w:rsidTr="2E926AA2">
        <w:trPr>
          <w:cantSplit/>
          <w:trHeight w:val="466"/>
        </w:trPr>
        <w:tc>
          <w:tcPr>
            <w:tcW w:w="10471" w:type="dxa"/>
            <w:gridSpan w:val="6"/>
            <w:shd w:val="clear" w:color="auto" w:fill="C0C0C0"/>
          </w:tcPr>
          <w:p w14:paraId="2A741ED8"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620228" w:rsidRPr="00620228" w14:paraId="0114055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1F78A449" w14:textId="77777777" w:rsidR="00620228" w:rsidRPr="00620228" w:rsidRDefault="0097257A"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00620228" w:rsidRPr="00620228">
              <w:rPr>
                <w:rFonts w:ascii="Arial" w:hAnsi="Arial" w:cs="Arial"/>
                <w:sz w:val="24"/>
                <w:szCs w:val="24"/>
                <w:lang w:val="nl-BE"/>
              </w:rPr>
              <w:sym w:font="Wingdings" w:char="F0B6"/>
            </w:r>
          </w:p>
        </w:tc>
        <w:tc>
          <w:tcPr>
            <w:tcW w:w="1965" w:type="dxa"/>
            <w:shd w:val="clear" w:color="auto" w:fill="FFC000"/>
          </w:tcPr>
          <w:p w14:paraId="72434854"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A3AA71E"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29F341"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7F65D7C8"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p>
        </w:tc>
      </w:tr>
      <w:tr w:rsidR="00620228" w:rsidRPr="00620228" w14:paraId="36CC9CE6"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81D09C1"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0D0C31B2" w14:textId="77777777" w:rsidR="00620228" w:rsidRPr="00620228" w:rsidRDefault="00620228" w:rsidP="00620228">
            <w:pPr>
              <w:keepNext/>
              <w:widowControl/>
              <w:autoSpaceDE/>
              <w:autoSpaceDN/>
              <w:spacing w:before="120" w:after="120"/>
              <w:jc w:val="center"/>
              <w:rPr>
                <w:rFonts w:cs="Times New Roman"/>
                <w:b/>
                <w:lang w:val="nl-BE"/>
              </w:rPr>
            </w:pPr>
          </w:p>
        </w:tc>
        <w:tc>
          <w:tcPr>
            <w:tcW w:w="2292" w:type="dxa"/>
            <w:gridSpan w:val="2"/>
          </w:tcPr>
          <w:p w14:paraId="27DB2CFE" w14:textId="77777777" w:rsidR="00620228" w:rsidRPr="00620228" w:rsidRDefault="005B6330" w:rsidP="00620228">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1E59D003"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768DBE5B" w14:textId="77777777" w:rsidR="00620228" w:rsidRPr="00620228" w:rsidRDefault="00620228" w:rsidP="00620228">
            <w:pPr>
              <w:keepNext/>
              <w:widowControl/>
              <w:autoSpaceDE/>
              <w:autoSpaceDN/>
              <w:spacing w:before="120" w:after="120"/>
              <w:jc w:val="center"/>
              <w:rPr>
                <w:rFonts w:cs="Times New Roman"/>
                <w:b/>
                <w:lang w:val="nl-BE"/>
              </w:rPr>
            </w:pPr>
          </w:p>
        </w:tc>
      </w:tr>
    </w:tbl>
    <w:p w14:paraId="62ABF68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A1C6942"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EFF043C"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conceptueel gegevensmodel, d.w.z. een modelmatige samenvatting van de gegevensverzameling in de gegevensbron? Zo’n gegevensmodel omschrijft welke gegevens in de gegevensbron vastgelegd kunnen worden, hoe deze gegevens gestructureerd zijn en wat de verbanden zijn tussen die gegevens</w:t>
      </w:r>
    </w:p>
    <w:p w14:paraId="085243FF"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formele gegevensspecificatie voor elk van de gegevens in de gegevensbron, d.w.z. een beschrijving van de inhoud en betekenis van elk gegevenselement, de toegelaten waarden voor dit gegevenselement, de nauwkeurigheid en de frequentie waarmee de waarden voor dit gegevenselement verzameld worden, …?</w:t>
      </w:r>
    </w:p>
    <w:p w14:paraId="57074B14"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75D11919" w14:textId="77777777" w:rsidTr="2E926AA2">
        <w:trPr>
          <w:cantSplit/>
          <w:trHeight w:val="781"/>
        </w:trPr>
        <w:tc>
          <w:tcPr>
            <w:tcW w:w="10471" w:type="dxa"/>
            <w:gridSpan w:val="6"/>
            <w:tcBorders>
              <w:bottom w:val="nil"/>
            </w:tcBorders>
            <w:shd w:val="clear" w:color="auto" w:fill="auto"/>
          </w:tcPr>
          <w:p w14:paraId="4DD81602"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9" w:name="_Toc523153257"/>
            <w:r w:rsidRPr="2E926AA2">
              <w:rPr>
                <w:rFonts w:ascii="Arial" w:eastAsia="Times New Roman" w:hAnsi="Arial" w:cs="Arial"/>
                <w:color w:val="1F4D78"/>
                <w:lang w:val="nl-BE"/>
              </w:rPr>
              <w:lastRenderedPageBreak/>
              <w:t>De nodige technische voorzieningen bestaan om de kwaliteit van de gegevens te garanderen</w:t>
            </w:r>
            <w:bookmarkEnd w:id="49"/>
          </w:p>
        </w:tc>
      </w:tr>
      <w:tr w:rsidR="0097257A" w:rsidRPr="00942738" w14:paraId="74230686" w14:textId="77777777" w:rsidTr="2E926AA2">
        <w:trPr>
          <w:cantSplit/>
          <w:trHeight w:val="466"/>
        </w:trPr>
        <w:tc>
          <w:tcPr>
            <w:tcW w:w="10471" w:type="dxa"/>
            <w:gridSpan w:val="6"/>
            <w:tcBorders>
              <w:bottom w:val="nil"/>
            </w:tcBorders>
            <w:shd w:val="clear" w:color="auto" w:fill="BFBFBF" w:themeFill="background1" w:themeFillShade="BF"/>
          </w:tcPr>
          <w:p w14:paraId="71BCD422"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EA0A66" w14:paraId="5EDAE898" w14:textId="77777777" w:rsidTr="2E926AA2">
        <w:trPr>
          <w:cantSplit/>
          <w:trHeight w:val="610"/>
        </w:trPr>
        <w:tc>
          <w:tcPr>
            <w:tcW w:w="10471" w:type="dxa"/>
            <w:gridSpan w:val="6"/>
            <w:tcBorders>
              <w:bottom w:val="nil"/>
            </w:tcBorders>
            <w:shd w:val="clear" w:color="auto" w:fill="auto"/>
          </w:tcPr>
          <w:p w14:paraId="7EBE2B5A" w14:textId="77777777" w:rsidR="005B6330" w:rsidRPr="004F3FCF" w:rsidRDefault="005B6330" w:rsidP="000E0517">
            <w:pPr>
              <w:widowControl/>
              <w:autoSpaceDE/>
              <w:autoSpaceDN/>
              <w:spacing w:before="120" w:after="120" w:line="259" w:lineRule="auto"/>
              <w:ind w:left="351"/>
              <w:contextualSpacing/>
              <w:rPr>
                <w:rFonts w:ascii="Arial" w:hAnsi="Arial" w:cs="Arial"/>
                <w:sz w:val="20"/>
                <w:szCs w:val="20"/>
                <w:lang w:val="nl-BE"/>
              </w:rPr>
            </w:pPr>
            <w:r>
              <w:rPr>
                <w:rFonts w:ascii="Arial" w:hAnsi="Arial" w:cs="Arial"/>
                <w:sz w:val="20"/>
                <w:szCs w:val="20"/>
                <w:lang w:val="nl-BE"/>
              </w:rPr>
              <w:t>Er loopt een permanent updateproces van gegevens uit het CRAB en GRB richting gebouwenregister. Zo is het continue decentraal beheer in het CRAB meteen besc</w:t>
            </w:r>
            <w:r w:rsidR="00EA0A66">
              <w:rPr>
                <w:rFonts w:ascii="Arial" w:hAnsi="Arial" w:cs="Arial"/>
                <w:sz w:val="20"/>
                <w:szCs w:val="20"/>
                <w:lang w:val="nl-BE"/>
              </w:rPr>
              <w:t>hikbaar in het gebouwenregister</w:t>
            </w:r>
            <w:r>
              <w:rPr>
                <w:rFonts w:ascii="Arial" w:hAnsi="Arial" w:cs="Arial"/>
                <w:sz w:val="20"/>
                <w:szCs w:val="20"/>
                <w:lang w:val="nl-BE"/>
              </w:rPr>
              <w:t>. Dit proces verzekert het naleven van de business regels.</w:t>
            </w:r>
          </w:p>
          <w:p w14:paraId="60921274"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0B8EF2F" w14:textId="77777777" w:rsidTr="2E926AA2">
        <w:trPr>
          <w:cantSplit/>
          <w:trHeight w:val="466"/>
        </w:trPr>
        <w:tc>
          <w:tcPr>
            <w:tcW w:w="5232" w:type="dxa"/>
            <w:gridSpan w:val="3"/>
            <w:tcBorders>
              <w:bottom w:val="nil"/>
            </w:tcBorders>
            <w:shd w:val="clear" w:color="auto" w:fill="FFFFFF" w:themeFill="background1"/>
          </w:tcPr>
          <w:p w14:paraId="0F1A041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41C676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13489864" w14:textId="77777777" w:rsidTr="2E926AA2">
        <w:trPr>
          <w:trHeight w:val="706"/>
        </w:trPr>
        <w:tc>
          <w:tcPr>
            <w:tcW w:w="5232" w:type="dxa"/>
            <w:gridSpan w:val="3"/>
          </w:tcPr>
          <w:p w14:paraId="51BC9A3E" w14:textId="77777777" w:rsidR="0097257A" w:rsidRDefault="005B633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Maximale automatisatie</w:t>
            </w:r>
          </w:p>
          <w:p w14:paraId="4B7610E5" w14:textId="77777777" w:rsidR="0097257A" w:rsidRPr="00620228" w:rsidRDefault="005B4CB9" w:rsidP="008775A7">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Kwalitatieve bronbestan</w:t>
            </w:r>
            <w:r w:rsidR="008775A7">
              <w:rPr>
                <w:rFonts w:cs="Times New Roman"/>
                <w:lang w:val="nl-BE"/>
              </w:rPr>
              <w:t>den worden maximaal overgenomen</w:t>
            </w:r>
          </w:p>
        </w:tc>
        <w:tc>
          <w:tcPr>
            <w:tcW w:w="5239" w:type="dxa"/>
            <w:gridSpan w:val="3"/>
          </w:tcPr>
          <w:p w14:paraId="0B72F45E" w14:textId="77777777" w:rsidR="0097257A" w:rsidRDefault="005B633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w:t>
            </w:r>
            <w:r w:rsidR="004F3FCF">
              <w:rPr>
                <w:rFonts w:cs="Times New Roman"/>
                <w:lang w:val="nl-BE"/>
              </w:rPr>
              <w:t>, rechtstreeks op gebouwenregister</w:t>
            </w:r>
            <w:r>
              <w:rPr>
                <w:rFonts w:cs="Times New Roman"/>
                <w:lang w:val="nl-BE"/>
              </w:rPr>
              <w:t xml:space="preserve"> ontbreekt</w:t>
            </w:r>
          </w:p>
          <w:p w14:paraId="54155F16" w14:textId="77777777" w:rsidR="005B4CB9"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De transacties in CRAB/GRB leveren onvoldoende informatie om de correcte </w:t>
            </w:r>
            <w:r w:rsidR="005B4CB9">
              <w:rPr>
                <w:rFonts w:cs="Times New Roman"/>
                <w:lang w:val="nl-BE"/>
              </w:rPr>
              <w:t xml:space="preserve">levensloop </w:t>
            </w:r>
            <w:r>
              <w:rPr>
                <w:rFonts w:cs="Times New Roman"/>
                <w:lang w:val="nl-BE"/>
              </w:rPr>
              <w:t xml:space="preserve">van </w:t>
            </w:r>
            <w:r w:rsidR="005B4CB9">
              <w:rPr>
                <w:rFonts w:cs="Times New Roman"/>
                <w:lang w:val="nl-BE"/>
              </w:rPr>
              <w:t>gebouweenheden</w:t>
            </w:r>
            <w:r>
              <w:rPr>
                <w:rFonts w:cs="Times New Roman"/>
                <w:lang w:val="nl-BE"/>
              </w:rPr>
              <w:t xml:space="preserve"> kwalitatief op te bouwen</w:t>
            </w:r>
          </w:p>
          <w:p w14:paraId="52EDBDE3" w14:textId="77777777" w:rsidR="00EA0A66" w:rsidRPr="00620228"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Technische voorzieningen om de consistentie en de geldigheid van de gegevens rechtstreeks op het Gebouwenregister te toetsen is nog niet opgezet</w:t>
            </w:r>
          </w:p>
          <w:p w14:paraId="059A80B7"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6F53E48" w14:textId="77777777" w:rsidTr="2E926AA2">
        <w:trPr>
          <w:cantSplit/>
          <w:trHeight w:val="466"/>
        </w:trPr>
        <w:tc>
          <w:tcPr>
            <w:tcW w:w="10471" w:type="dxa"/>
            <w:gridSpan w:val="6"/>
            <w:shd w:val="clear" w:color="auto" w:fill="C0C0C0"/>
          </w:tcPr>
          <w:p w14:paraId="630AF8B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06CD0C56"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79631EE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AA5807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6A3D916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00A75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4F1F820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0781E218"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35EEA0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6B44DD84" w14:textId="77777777" w:rsidR="0097257A" w:rsidRPr="00620228" w:rsidRDefault="00EA0A66" w:rsidP="00283CF5">
            <w:pPr>
              <w:keepNext/>
              <w:widowControl/>
              <w:autoSpaceDE/>
              <w:autoSpaceDN/>
              <w:spacing w:before="120" w:after="120"/>
              <w:jc w:val="center"/>
              <w:rPr>
                <w:rFonts w:cs="Times New Roman"/>
                <w:b/>
                <w:lang w:val="nl-BE"/>
              </w:rPr>
            </w:pPr>
            <w:r>
              <w:rPr>
                <w:rFonts w:cs="Times New Roman"/>
                <w:b/>
                <w:lang w:val="nl-BE"/>
              </w:rPr>
              <w:t>x</w:t>
            </w:r>
          </w:p>
        </w:tc>
        <w:tc>
          <w:tcPr>
            <w:tcW w:w="2292" w:type="dxa"/>
            <w:gridSpan w:val="2"/>
          </w:tcPr>
          <w:p w14:paraId="4BF2FC06"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43BB61BF"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06A1C7FD" w14:textId="77777777" w:rsidR="0097257A" w:rsidRPr="00620228" w:rsidRDefault="0097257A" w:rsidP="00283CF5">
            <w:pPr>
              <w:keepNext/>
              <w:widowControl/>
              <w:autoSpaceDE/>
              <w:autoSpaceDN/>
              <w:spacing w:before="120" w:after="120"/>
              <w:jc w:val="center"/>
              <w:rPr>
                <w:rFonts w:cs="Times New Roman"/>
                <w:b/>
                <w:lang w:val="nl-BE"/>
              </w:rPr>
            </w:pPr>
          </w:p>
        </w:tc>
      </w:tr>
    </w:tbl>
    <w:p w14:paraId="1CCB7A8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5275ACA"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1D2CC81"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technische voorzieningen zijn er getroffen om de kwaliteit van de gegevens te garanderen bij het ingeven van de gegevens in de gegevensbron?</w:t>
      </w:r>
    </w:p>
    <w:p w14:paraId="5EFC3186"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Zijn er technische voorzieningen om de consistentie en de geldigheid van de gegevens opgeslagen in de gegevensbron periodiek te testen?</w:t>
      </w:r>
    </w:p>
    <w:p w14:paraId="0C04D885"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0F31CF1"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0BC10BAC" w14:textId="77777777" w:rsidTr="2E926AA2">
        <w:trPr>
          <w:cantSplit/>
          <w:trHeight w:val="1125"/>
        </w:trPr>
        <w:tc>
          <w:tcPr>
            <w:tcW w:w="10471" w:type="dxa"/>
            <w:gridSpan w:val="6"/>
            <w:tcBorders>
              <w:bottom w:val="nil"/>
            </w:tcBorders>
            <w:shd w:val="clear" w:color="auto" w:fill="auto"/>
          </w:tcPr>
          <w:p w14:paraId="79AA0CFC"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50" w:name="_Toc523153258"/>
            <w:r w:rsidRPr="2E926AA2">
              <w:rPr>
                <w:rFonts w:ascii="Arial" w:eastAsia="Times New Roman" w:hAnsi="Arial" w:cs="Arial"/>
                <w:color w:val="1F4D78"/>
                <w:lang w:val="nl-BE"/>
              </w:rPr>
              <w:lastRenderedPageBreak/>
              <w:t>De nodige organisatorische voorzieningen bestaan om de kwaliteit van de gegevens te garanderen</w:t>
            </w:r>
            <w:bookmarkEnd w:id="50"/>
          </w:p>
        </w:tc>
      </w:tr>
      <w:tr w:rsidR="0097257A" w:rsidRPr="00942738" w14:paraId="23733FCD" w14:textId="77777777" w:rsidTr="2E926AA2">
        <w:trPr>
          <w:cantSplit/>
          <w:trHeight w:val="466"/>
        </w:trPr>
        <w:tc>
          <w:tcPr>
            <w:tcW w:w="10471" w:type="dxa"/>
            <w:gridSpan w:val="6"/>
            <w:tcBorders>
              <w:bottom w:val="nil"/>
            </w:tcBorders>
            <w:shd w:val="clear" w:color="auto" w:fill="BFBFBF" w:themeFill="background1" w:themeFillShade="BF"/>
          </w:tcPr>
          <w:p w14:paraId="07E97D2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8775A7" w14:paraId="28E83B82" w14:textId="77777777" w:rsidTr="2E926AA2">
        <w:trPr>
          <w:cantSplit/>
          <w:trHeight w:val="610"/>
        </w:trPr>
        <w:tc>
          <w:tcPr>
            <w:tcW w:w="10471" w:type="dxa"/>
            <w:gridSpan w:val="6"/>
            <w:tcBorders>
              <w:bottom w:val="nil"/>
            </w:tcBorders>
            <w:shd w:val="clear" w:color="auto" w:fill="auto"/>
          </w:tcPr>
          <w:p w14:paraId="17634DE7" w14:textId="77777777" w:rsidR="0097257A"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CRAB beheer enkel mogelijk voor gemandateerde beheerders</w:t>
            </w:r>
          </w:p>
          <w:p w14:paraId="57B053C2" w14:textId="77777777" w:rsidR="008775A7" w:rsidRPr="00620228"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Meldingssysteem op CRAB</w:t>
            </w:r>
          </w:p>
          <w:p w14:paraId="228A2633"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11C7ABD1" w14:textId="77777777" w:rsidTr="2E926AA2">
        <w:trPr>
          <w:cantSplit/>
          <w:trHeight w:val="466"/>
        </w:trPr>
        <w:tc>
          <w:tcPr>
            <w:tcW w:w="5232" w:type="dxa"/>
            <w:gridSpan w:val="3"/>
            <w:tcBorders>
              <w:bottom w:val="nil"/>
            </w:tcBorders>
            <w:shd w:val="clear" w:color="auto" w:fill="FFFFFF" w:themeFill="background1"/>
          </w:tcPr>
          <w:p w14:paraId="703FC0E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8D8D74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0D3EB79C" w14:textId="77777777" w:rsidTr="2E926AA2">
        <w:trPr>
          <w:trHeight w:val="706"/>
        </w:trPr>
        <w:tc>
          <w:tcPr>
            <w:tcW w:w="5232" w:type="dxa"/>
            <w:gridSpan w:val="3"/>
          </w:tcPr>
          <w:p w14:paraId="34172F6B"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Tweemaandelijkse w</w:t>
            </w:r>
            <w:r w:rsidR="005B4CB9">
              <w:rPr>
                <w:rFonts w:cs="Times New Roman"/>
                <w:lang w:val="nl-BE"/>
              </w:rPr>
              <w:t>erkgroep met belangrijkste stakeholders</w:t>
            </w:r>
          </w:p>
          <w:p w14:paraId="7882E213" w14:textId="77777777" w:rsidR="00EA0A66"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Meldingen mogelijk via CRAB en GRB</w:t>
            </w:r>
          </w:p>
          <w:p w14:paraId="5027FAAC" w14:textId="77777777" w:rsidR="00EA0A66" w:rsidRP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Gebouwenregister wordt gebruikt in belangrijke digitaliseringsprojecten zoals Mijn Burgerprofiel en Woningpas die de informatie naar de burger ontsluiten. Meldingen worden op deze manier sneller gedetecteerd</w:t>
            </w:r>
          </w:p>
          <w:p w14:paraId="28C8776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D9A2308" w14:textId="77777777" w:rsidR="0097257A" w:rsidRPr="00EA0A66" w:rsidRDefault="00EA0A66" w:rsidP="00EA0A66">
            <w:pPr>
              <w:pStyle w:val="Lijstalinea"/>
              <w:widowControl/>
              <w:numPr>
                <w:ilvl w:val="0"/>
                <w:numId w:val="25"/>
              </w:numPr>
              <w:autoSpaceDE/>
              <w:autoSpaceDN/>
              <w:spacing w:before="60" w:after="60" w:line="288" w:lineRule="auto"/>
              <w:contextualSpacing/>
              <w:rPr>
                <w:rFonts w:cs="Times New Roman"/>
                <w:lang w:val="nl-BE"/>
              </w:rPr>
            </w:pPr>
            <w:r w:rsidRPr="00EA0A66">
              <w:rPr>
                <w:rFonts w:cs="Times New Roman"/>
                <w:lang w:val="nl-BE"/>
              </w:rPr>
              <w:t xml:space="preserve">Afhandeling van meldingen met betrekking tot gebouweenheden zijn omwille van ontbreken van het decentraal beheer </w:t>
            </w:r>
            <w:r>
              <w:rPr>
                <w:rFonts w:cs="Times New Roman"/>
                <w:lang w:val="nl-BE"/>
              </w:rPr>
              <w:t>nog niet mogelijk</w:t>
            </w:r>
          </w:p>
        </w:tc>
      </w:tr>
      <w:tr w:rsidR="0097257A" w:rsidRPr="00620228" w14:paraId="10923E8E" w14:textId="77777777" w:rsidTr="2E926AA2">
        <w:trPr>
          <w:cantSplit/>
          <w:trHeight w:val="466"/>
        </w:trPr>
        <w:tc>
          <w:tcPr>
            <w:tcW w:w="10471" w:type="dxa"/>
            <w:gridSpan w:val="6"/>
            <w:shd w:val="clear" w:color="auto" w:fill="C0C0C0"/>
          </w:tcPr>
          <w:p w14:paraId="3A169D0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B4D7C3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576857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3EEBACD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725319F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918BCD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512BF9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4B5443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66A435AE"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44AC486D"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20634CE0"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C88E799"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4B29913A" w14:textId="77777777" w:rsidR="0097257A" w:rsidRPr="00620228" w:rsidRDefault="0097257A" w:rsidP="00283CF5">
            <w:pPr>
              <w:keepNext/>
              <w:widowControl/>
              <w:autoSpaceDE/>
              <w:autoSpaceDN/>
              <w:spacing w:before="120" w:after="120"/>
              <w:jc w:val="center"/>
              <w:rPr>
                <w:rFonts w:cs="Times New Roman"/>
                <w:b/>
                <w:lang w:val="nl-BE"/>
              </w:rPr>
            </w:pPr>
          </w:p>
        </w:tc>
      </w:tr>
    </w:tbl>
    <w:p w14:paraId="0906221C"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B574DE2"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6F53BC6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organisatorische structuren en processen zijn er opgezet</w:t>
      </w:r>
      <w:r w:rsidRPr="2E926AA2">
        <w:rPr>
          <w:rFonts w:cs="Times New Roman"/>
          <w:lang w:val="nl-BE"/>
        </w:rPr>
        <w:t xml:space="preserve"> </w:t>
      </w:r>
      <w:r w:rsidRPr="2E926AA2">
        <w:rPr>
          <w:rFonts w:ascii="Arial" w:hAnsi="Arial" w:cs="Arial"/>
          <w:sz w:val="20"/>
          <w:szCs w:val="20"/>
          <w:lang w:val="nl-BE"/>
        </w:rPr>
        <w:t>om de kwaliteit van de gegevens te garanderen bij het ingeven van de gegevens in de gegevensbron?</w:t>
      </w:r>
    </w:p>
    <w:p w14:paraId="7A6FAB6F"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op geregelde tijdstippen door daartoe speciaal voorziene mensen nagegaan of de gegevens in de gegevensbron nog voldoen aan de kwaliteitsverwachtingen?</w:t>
      </w:r>
    </w:p>
    <w:p w14:paraId="2910B07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04DC748"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0F4676E7" w14:textId="77777777" w:rsidTr="2E926AA2">
        <w:trPr>
          <w:cantSplit/>
          <w:trHeight w:val="1125"/>
        </w:trPr>
        <w:tc>
          <w:tcPr>
            <w:tcW w:w="10471" w:type="dxa"/>
            <w:gridSpan w:val="6"/>
            <w:tcBorders>
              <w:bottom w:val="nil"/>
            </w:tcBorders>
            <w:shd w:val="clear" w:color="auto" w:fill="auto"/>
          </w:tcPr>
          <w:p w14:paraId="42E2BBAB"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51" w:name="_Toc523153259"/>
            <w:r w:rsidRPr="2E926AA2">
              <w:rPr>
                <w:rFonts w:ascii="Arial" w:eastAsia="Times New Roman" w:hAnsi="Arial" w:cs="Arial"/>
                <w:color w:val="1F4D78"/>
                <w:lang w:val="nl-BE"/>
              </w:rPr>
              <w:lastRenderedPageBreak/>
              <w:t xml:space="preserve">De nodige afspraken bestaan tussen de beheersinstantie en de gegevensinitiatoren om de kwaliteit van de gegevens te garanderen </w:t>
            </w:r>
            <w:r w:rsidRPr="2E926AA2">
              <w:rPr>
                <w:rFonts w:ascii="Arial" w:eastAsia="Times New Roman" w:hAnsi="Arial" w:cs="Arial"/>
                <w:i/>
                <w:iCs/>
                <w:color w:val="1F4D78"/>
                <w:lang w:val="nl-BE"/>
              </w:rPr>
              <w:t>(enkel indien gewerkt wordt met gegevensinitiatoren)</w:t>
            </w:r>
            <w:bookmarkEnd w:id="51"/>
          </w:p>
        </w:tc>
      </w:tr>
      <w:tr w:rsidR="0097257A" w:rsidRPr="00942738" w14:paraId="0E756ADC" w14:textId="77777777" w:rsidTr="2E926AA2">
        <w:trPr>
          <w:cantSplit/>
          <w:trHeight w:val="466"/>
        </w:trPr>
        <w:tc>
          <w:tcPr>
            <w:tcW w:w="10471" w:type="dxa"/>
            <w:gridSpan w:val="6"/>
            <w:tcBorders>
              <w:bottom w:val="nil"/>
            </w:tcBorders>
            <w:shd w:val="clear" w:color="auto" w:fill="BFBFBF" w:themeFill="background1" w:themeFillShade="BF"/>
          </w:tcPr>
          <w:p w14:paraId="1D4C2D6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0F0E74F1" w14:textId="77777777" w:rsidTr="2E926AA2">
        <w:trPr>
          <w:cantSplit/>
          <w:trHeight w:val="610"/>
        </w:trPr>
        <w:tc>
          <w:tcPr>
            <w:tcW w:w="10471" w:type="dxa"/>
            <w:gridSpan w:val="6"/>
            <w:tcBorders>
              <w:bottom w:val="nil"/>
            </w:tcBorders>
            <w:shd w:val="clear" w:color="auto" w:fill="auto"/>
          </w:tcPr>
          <w:p w14:paraId="49912920" w14:textId="77777777" w:rsidR="0097257A"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Gegevensinitiatoren via CRAB</w:t>
            </w:r>
          </w:p>
          <w:p w14:paraId="60E39B19" w14:textId="77777777" w:rsidR="00116990"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Bijkomende initiatoren toekomst</w:t>
            </w:r>
          </w:p>
          <w:p w14:paraId="16C1EC32" w14:textId="77777777" w:rsidR="008775A7" w:rsidRPr="00620228"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decentraal beheer op CRAB is matuur, gefundeerd door het CRAB-decreet</w:t>
            </w:r>
          </w:p>
          <w:p w14:paraId="288EF309"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25DE029" w14:textId="77777777" w:rsidTr="2E926AA2">
        <w:trPr>
          <w:cantSplit/>
          <w:trHeight w:val="466"/>
        </w:trPr>
        <w:tc>
          <w:tcPr>
            <w:tcW w:w="5232" w:type="dxa"/>
            <w:gridSpan w:val="3"/>
            <w:tcBorders>
              <w:bottom w:val="nil"/>
            </w:tcBorders>
            <w:shd w:val="clear" w:color="auto" w:fill="FFFFFF" w:themeFill="background1"/>
          </w:tcPr>
          <w:p w14:paraId="38A8FEC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6428E6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7B306588" w14:textId="77777777" w:rsidTr="2E926AA2">
        <w:trPr>
          <w:trHeight w:val="706"/>
        </w:trPr>
        <w:tc>
          <w:tcPr>
            <w:tcW w:w="5232" w:type="dxa"/>
            <w:gridSpan w:val="3"/>
          </w:tcPr>
          <w:p w14:paraId="666D3718" w14:textId="227542E4"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Decentraal beheer </w:t>
            </w:r>
            <w:ins w:id="52" w:author="Veerle Beyaert" w:date="2018-12-13T14:41:00Z">
              <w:r w:rsidR="005A3EAC">
                <w:rPr>
                  <w:rFonts w:cs="Times New Roman"/>
                  <w:lang w:val="nl-BE"/>
                </w:rPr>
                <w:t xml:space="preserve">op </w:t>
              </w:r>
            </w:ins>
            <w:r>
              <w:rPr>
                <w:rFonts w:cs="Times New Roman"/>
                <w:lang w:val="nl-BE"/>
              </w:rPr>
              <w:t>CRAB heel matuur</w:t>
            </w:r>
          </w:p>
          <w:p w14:paraId="06E78863" w14:textId="77777777" w:rsidR="008775A7" w:rsidRPr="00620228" w:rsidRDefault="008775A7"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Intensief gebruik van CRAB brengt fouten snel aan het licht</w:t>
            </w:r>
          </w:p>
          <w:p w14:paraId="7B680152"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007B24E" w14:textId="50832ADD"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Nog geen </w:t>
            </w:r>
            <w:del w:id="53" w:author="Veerle Beyaert" w:date="2018-12-13T14:41:00Z">
              <w:r w:rsidR="004F3FCF" w:rsidDel="00C23247">
                <w:rPr>
                  <w:rFonts w:cs="Times New Roman"/>
                  <w:lang w:val="nl-BE"/>
                </w:rPr>
                <w:delText xml:space="preserve">rechtstreeks </w:delText>
              </w:r>
            </w:del>
            <w:r>
              <w:rPr>
                <w:rFonts w:cs="Times New Roman"/>
                <w:lang w:val="nl-BE"/>
              </w:rPr>
              <w:t>decentraal beheer</w:t>
            </w:r>
            <w:ins w:id="54" w:author="Veerle Beyaert" w:date="2018-12-13T14:41:00Z">
              <w:r w:rsidR="005A3EAC">
                <w:rPr>
                  <w:rFonts w:cs="Times New Roman"/>
                  <w:lang w:val="nl-BE"/>
                </w:rPr>
                <w:t xml:space="preserve">  </w:t>
              </w:r>
              <w:r w:rsidR="00C23247">
                <w:rPr>
                  <w:rFonts w:cs="Times New Roman"/>
                  <w:lang w:val="nl-BE"/>
                </w:rPr>
                <w:t>rechtstreeks op het Gebouwenregister</w:t>
              </w:r>
            </w:ins>
          </w:p>
          <w:p w14:paraId="22503C92" w14:textId="77777777" w:rsidR="0097257A" w:rsidRPr="00620228" w:rsidRDefault="0097257A" w:rsidP="000E0517">
            <w:pPr>
              <w:widowControl/>
              <w:numPr>
                <w:ilvl w:val="0"/>
                <w:numId w:val="21"/>
              </w:numPr>
              <w:autoSpaceDE/>
              <w:autoSpaceDN/>
              <w:spacing w:before="60" w:after="60" w:line="288" w:lineRule="auto"/>
              <w:ind w:left="351" w:hanging="284"/>
              <w:contextualSpacing/>
              <w:rPr>
                <w:rFonts w:cs="Times New Roman"/>
                <w:lang w:val="nl-BE"/>
              </w:rPr>
            </w:pPr>
          </w:p>
        </w:tc>
      </w:tr>
      <w:tr w:rsidR="0097257A" w:rsidRPr="00620228" w14:paraId="38FB7F44" w14:textId="77777777" w:rsidTr="2E926AA2">
        <w:trPr>
          <w:cantSplit/>
          <w:trHeight w:val="466"/>
        </w:trPr>
        <w:tc>
          <w:tcPr>
            <w:tcW w:w="10471" w:type="dxa"/>
            <w:gridSpan w:val="6"/>
            <w:shd w:val="clear" w:color="auto" w:fill="C0C0C0"/>
          </w:tcPr>
          <w:p w14:paraId="0AB410F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E2FBC0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34E1BA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0686FE1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03CE122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39AD6D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63158F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5E1B5EC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84E05E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4455E30"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043B272A"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6C5A33EC"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5B86D161" w14:textId="77777777" w:rsidR="0097257A" w:rsidRPr="00620228" w:rsidRDefault="0097257A" w:rsidP="00283CF5">
            <w:pPr>
              <w:keepNext/>
              <w:widowControl/>
              <w:autoSpaceDE/>
              <w:autoSpaceDN/>
              <w:spacing w:before="120" w:after="120"/>
              <w:jc w:val="center"/>
              <w:rPr>
                <w:rFonts w:cs="Times New Roman"/>
                <w:b/>
                <w:lang w:val="nl-BE"/>
              </w:rPr>
            </w:pPr>
          </w:p>
        </w:tc>
      </w:tr>
    </w:tbl>
    <w:p w14:paraId="5B0F479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43A4325"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A2ED3BB"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Bestaan er uitgewerkte en neergeschreven afspraken tussen de beheersinstantie en de gegevensinitiatoren hoe de kwaliteit van de ingegeven gegevens kan gegarandeerd worden?</w:t>
      </w:r>
    </w:p>
    <w:p w14:paraId="717D9F59"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periodiek door de beheersinstantie getest of de gegevensinitiatoren zich houden aan die afspraken? Zijn er sancties voorzien als dit niet het geval is?</w:t>
      </w:r>
    </w:p>
    <w:p w14:paraId="7B570141"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p w14:paraId="53D8186B" w14:textId="77777777" w:rsidR="00D36D68" w:rsidRDefault="00D00362" w:rsidP="00766AD0">
      <w:pPr>
        <w:pStyle w:val="Kop3"/>
        <w:numPr>
          <w:ilvl w:val="0"/>
          <w:numId w:val="0"/>
        </w:numPr>
        <w:ind w:left="360" w:hanging="360"/>
      </w:pPr>
      <w:bookmarkStart w:id="55" w:name="_Toc459722080"/>
      <w:bookmarkStart w:id="56" w:name="_Toc520208345"/>
      <w:bookmarkStart w:id="57" w:name="_Toc523153260"/>
      <w:r>
        <w:lastRenderedPageBreak/>
        <w:br/>
      </w:r>
      <w:r>
        <w:br/>
      </w:r>
    </w:p>
    <w:p w14:paraId="242D99D0" w14:textId="77777777" w:rsidR="00620228" w:rsidRPr="00620228" w:rsidRDefault="2E926AA2" w:rsidP="008B02C3">
      <w:pPr>
        <w:pStyle w:val="Kop3"/>
      </w:pPr>
      <w:r>
        <w:t>Erkenningscriteria m.b.t. de bruikbaarheid van de gegevens</w:t>
      </w:r>
      <w:bookmarkEnd w:id="55"/>
      <w:bookmarkEnd w:id="56"/>
      <w:bookmarkEnd w:id="57"/>
    </w:p>
    <w:p w14:paraId="04728B58" w14:textId="77777777" w:rsidR="00620228" w:rsidRPr="00620228" w:rsidRDefault="00620228" w:rsidP="00620228">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105DAEBA" w14:textId="77777777" w:rsidTr="2E926AA2">
        <w:trPr>
          <w:cantSplit/>
          <w:trHeight w:val="1125"/>
        </w:trPr>
        <w:tc>
          <w:tcPr>
            <w:tcW w:w="10471" w:type="dxa"/>
            <w:gridSpan w:val="6"/>
            <w:tcBorders>
              <w:bottom w:val="nil"/>
            </w:tcBorders>
            <w:shd w:val="clear" w:color="auto" w:fill="auto"/>
          </w:tcPr>
          <w:p w14:paraId="39586D16"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58" w:name="_Toc523153262"/>
            <w:r w:rsidRPr="2E926AA2">
              <w:rPr>
                <w:rFonts w:ascii="Arial" w:eastAsia="Times New Roman" w:hAnsi="Arial" w:cs="Arial"/>
                <w:color w:val="1F4D78"/>
                <w:lang w:val="nl-BE"/>
              </w:rPr>
              <w:t>De dataset is beschreven door middel van metagegevens die voldoen aan de binnen Vlaanderen geldende metadata standaarden.</w:t>
            </w:r>
            <w:bookmarkEnd w:id="58"/>
          </w:p>
        </w:tc>
      </w:tr>
      <w:tr w:rsidR="0097257A" w:rsidRPr="00942738" w14:paraId="521AB49E" w14:textId="77777777" w:rsidTr="2E926AA2">
        <w:trPr>
          <w:cantSplit/>
          <w:trHeight w:val="466"/>
        </w:trPr>
        <w:tc>
          <w:tcPr>
            <w:tcW w:w="10471" w:type="dxa"/>
            <w:gridSpan w:val="6"/>
            <w:tcBorders>
              <w:bottom w:val="nil"/>
            </w:tcBorders>
            <w:shd w:val="clear" w:color="auto" w:fill="BFBFBF" w:themeFill="background1" w:themeFillShade="BF"/>
          </w:tcPr>
          <w:p w14:paraId="7504BED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34BAAF18" w14:textId="77777777" w:rsidTr="2E926AA2">
        <w:trPr>
          <w:cantSplit/>
          <w:trHeight w:val="610"/>
        </w:trPr>
        <w:tc>
          <w:tcPr>
            <w:tcW w:w="10471" w:type="dxa"/>
            <w:gridSpan w:val="6"/>
            <w:tcBorders>
              <w:bottom w:val="nil"/>
            </w:tcBorders>
            <w:shd w:val="clear" w:color="auto" w:fill="auto"/>
          </w:tcPr>
          <w:p w14:paraId="65900250" w14:textId="77777777" w:rsidR="0097257A"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Is beschreven en beschikbaar</w:t>
            </w:r>
            <w:r w:rsidR="004F3FCF">
              <w:rPr>
                <w:rFonts w:ascii="Arial" w:hAnsi="Arial" w:cs="Arial"/>
                <w:sz w:val="20"/>
                <w:szCs w:val="20"/>
                <w:lang w:val="nl-BE"/>
              </w:rPr>
              <w:t xml:space="preserve"> in het metadatacenter van Informatie Vlaanderen</w:t>
            </w:r>
          </w:p>
          <w:p w14:paraId="60B5ACFF"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FD807BD" w14:textId="77777777" w:rsidTr="2E926AA2">
        <w:trPr>
          <w:cantSplit/>
          <w:trHeight w:val="466"/>
        </w:trPr>
        <w:tc>
          <w:tcPr>
            <w:tcW w:w="5232" w:type="dxa"/>
            <w:gridSpan w:val="3"/>
            <w:tcBorders>
              <w:bottom w:val="nil"/>
            </w:tcBorders>
            <w:shd w:val="clear" w:color="auto" w:fill="FFFFFF" w:themeFill="background1"/>
          </w:tcPr>
          <w:p w14:paraId="78DBFA3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A1C042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48A1708B" w14:textId="77777777" w:rsidTr="2E926AA2">
        <w:trPr>
          <w:trHeight w:val="706"/>
        </w:trPr>
        <w:tc>
          <w:tcPr>
            <w:tcW w:w="5232" w:type="dxa"/>
            <w:gridSpan w:val="3"/>
          </w:tcPr>
          <w:p w14:paraId="6DADA0A5"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38F8C29E"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3A4EF7CC"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2852322"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F49F302" w14:textId="77777777" w:rsidTr="2E926AA2">
        <w:trPr>
          <w:cantSplit/>
          <w:trHeight w:val="466"/>
        </w:trPr>
        <w:tc>
          <w:tcPr>
            <w:tcW w:w="10471" w:type="dxa"/>
            <w:gridSpan w:val="6"/>
            <w:shd w:val="clear" w:color="auto" w:fill="C0C0C0"/>
          </w:tcPr>
          <w:p w14:paraId="7467703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952BE6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12FC7091"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7977202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6A1A2C5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09242F9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C439FB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430CF6C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65EE1C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108C599"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8912F70"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4D59FA7"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25A737A"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r>
    </w:tbl>
    <w:p w14:paraId="6364C40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BC12B2B"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CA1D64E"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gegevens in de gegevensbron beschreven door metagegevens die het mogelijk maken die gegevens automatisch te inventariseren, te vinden en te gebruiken?</w:t>
      </w:r>
    </w:p>
    <w:p w14:paraId="57A74554" w14:textId="77777777" w:rsidR="00620228" w:rsidRPr="00885D6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Voldoen die metagegevens aan de binnen Vlaanderen geldende metadata standaarden?</w:t>
      </w:r>
    </w:p>
    <w:p w14:paraId="471B7CEF" w14:textId="77777777" w:rsidR="00620228" w:rsidRPr="00620228" w:rsidRDefault="00620228" w:rsidP="00620228">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5897E4C6" w14:textId="77777777" w:rsidTr="2E926AA2">
        <w:trPr>
          <w:cantSplit/>
          <w:trHeight w:val="625"/>
        </w:trPr>
        <w:tc>
          <w:tcPr>
            <w:tcW w:w="10471" w:type="dxa"/>
            <w:gridSpan w:val="6"/>
            <w:tcBorders>
              <w:bottom w:val="nil"/>
            </w:tcBorders>
            <w:shd w:val="clear" w:color="auto" w:fill="auto"/>
          </w:tcPr>
          <w:p w14:paraId="0494B95D"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59" w:name="_Toc523153263"/>
            <w:r w:rsidRPr="2E926AA2">
              <w:rPr>
                <w:rFonts w:ascii="Arial" w:eastAsia="Times New Roman" w:hAnsi="Arial" w:cs="Arial"/>
                <w:color w:val="1F4D78"/>
                <w:lang w:val="nl-BE"/>
              </w:rPr>
              <w:t xml:space="preserve">De metagegevens zijn beschikbaar via een portaal of zoekdiensten </w:t>
            </w:r>
            <w:bookmarkEnd w:id="59"/>
          </w:p>
        </w:tc>
      </w:tr>
      <w:tr w:rsidR="0097257A" w:rsidRPr="00942738" w14:paraId="18A2E439" w14:textId="77777777" w:rsidTr="2E926AA2">
        <w:trPr>
          <w:cantSplit/>
          <w:trHeight w:val="466"/>
        </w:trPr>
        <w:tc>
          <w:tcPr>
            <w:tcW w:w="10471" w:type="dxa"/>
            <w:gridSpan w:val="6"/>
            <w:tcBorders>
              <w:bottom w:val="nil"/>
            </w:tcBorders>
            <w:shd w:val="clear" w:color="auto" w:fill="BFBFBF" w:themeFill="background1" w:themeFillShade="BF"/>
          </w:tcPr>
          <w:p w14:paraId="56305E6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20000469" w14:textId="77777777" w:rsidTr="2E926AA2">
        <w:trPr>
          <w:cantSplit/>
          <w:trHeight w:val="610"/>
        </w:trPr>
        <w:tc>
          <w:tcPr>
            <w:tcW w:w="10471" w:type="dxa"/>
            <w:gridSpan w:val="6"/>
            <w:tcBorders>
              <w:bottom w:val="nil"/>
            </w:tcBorders>
            <w:shd w:val="clear" w:color="auto" w:fill="auto"/>
          </w:tcPr>
          <w:p w14:paraId="3C1A1EC5" w14:textId="77777777" w:rsidR="0097257A"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Ja, </w:t>
            </w:r>
            <w:r w:rsidR="008775A7">
              <w:rPr>
                <w:rFonts w:ascii="Arial" w:hAnsi="Arial" w:cs="Arial"/>
                <w:sz w:val="20"/>
                <w:szCs w:val="20"/>
                <w:lang w:val="nl-BE"/>
              </w:rPr>
              <w:t xml:space="preserve">metadata is opgenomen in het </w:t>
            </w:r>
            <w:r>
              <w:rPr>
                <w:rFonts w:ascii="Arial" w:hAnsi="Arial" w:cs="Arial"/>
                <w:sz w:val="20"/>
                <w:szCs w:val="20"/>
                <w:lang w:val="nl-BE"/>
              </w:rPr>
              <w:t>metadatacenter</w:t>
            </w:r>
            <w:r w:rsidR="004F3FCF">
              <w:rPr>
                <w:rFonts w:ascii="Arial" w:hAnsi="Arial" w:cs="Arial"/>
                <w:sz w:val="20"/>
                <w:szCs w:val="20"/>
                <w:lang w:val="nl-BE"/>
              </w:rPr>
              <w:t xml:space="preserve"> van Informatie Vlaanderen</w:t>
            </w:r>
          </w:p>
          <w:p w14:paraId="511B5105"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74E736CC" w14:textId="77777777" w:rsidTr="2E926AA2">
        <w:trPr>
          <w:cantSplit/>
          <w:trHeight w:val="466"/>
        </w:trPr>
        <w:tc>
          <w:tcPr>
            <w:tcW w:w="5232" w:type="dxa"/>
            <w:gridSpan w:val="3"/>
            <w:tcBorders>
              <w:bottom w:val="nil"/>
            </w:tcBorders>
            <w:shd w:val="clear" w:color="auto" w:fill="FFFFFF" w:themeFill="background1"/>
          </w:tcPr>
          <w:p w14:paraId="3BB5F09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DDB660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647E1659" w14:textId="77777777" w:rsidTr="2E926AA2">
        <w:trPr>
          <w:trHeight w:val="706"/>
        </w:trPr>
        <w:tc>
          <w:tcPr>
            <w:tcW w:w="5232" w:type="dxa"/>
            <w:gridSpan w:val="3"/>
          </w:tcPr>
          <w:p w14:paraId="652E18C8" w14:textId="77777777" w:rsidR="0097257A" w:rsidRPr="00620228" w:rsidRDefault="008775A7"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Metadatacenter is aangesloten op Geopunt en Inspire</w:t>
            </w:r>
          </w:p>
          <w:p w14:paraId="3479A76B"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3A1889E4"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5A6EB762"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F195277" w14:textId="77777777" w:rsidTr="2E926AA2">
        <w:trPr>
          <w:cantSplit/>
          <w:trHeight w:val="466"/>
        </w:trPr>
        <w:tc>
          <w:tcPr>
            <w:tcW w:w="10471" w:type="dxa"/>
            <w:gridSpan w:val="6"/>
            <w:shd w:val="clear" w:color="auto" w:fill="C0C0C0"/>
          </w:tcPr>
          <w:p w14:paraId="542C35D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C54DB10"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97D7A4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DC8772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3E8F844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2D1AC46"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0CABA2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57C283D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E64CDAE"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C335006"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791B86B"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4C5CAA3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19FB463E"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r>
    </w:tbl>
    <w:p w14:paraId="5C48248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6AEE21B"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lastRenderedPageBreak/>
        <w:t>Verduidelijking:</w:t>
      </w:r>
    </w:p>
    <w:p w14:paraId="0E24F815" w14:textId="77777777" w:rsidR="008955ED"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Kunnen de metagegevens die de gegevens in de gegevensbron beschrijven automatisch verzameld (“geharvest”) worden om getoond en doorzocht te worden op een portaal? </w:t>
      </w:r>
    </w:p>
    <w:p w14:paraId="3B4E020A" w14:textId="77777777" w:rsidR="00620228" w:rsidRPr="00620228" w:rsidRDefault="00620228" w:rsidP="00EC5FBC">
      <w:pPr>
        <w:rPr>
          <w:rFonts w:ascii="Arial" w:hAnsi="Arial" w:cs="Arial"/>
          <w:sz w:val="20"/>
          <w:szCs w:val="20"/>
          <w:lang w:val="nl-BE"/>
        </w:rPr>
      </w:pPr>
    </w:p>
    <w:p w14:paraId="3AB10D41"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3556455D" w14:textId="77777777" w:rsidR="00620228" w:rsidRPr="00620228" w:rsidRDefault="2E926AA2" w:rsidP="008B02C3">
      <w:pPr>
        <w:pStyle w:val="Kop3"/>
      </w:pPr>
      <w:bookmarkStart w:id="60" w:name="_Toc459722085"/>
      <w:bookmarkStart w:id="61" w:name="_Toc520208350"/>
      <w:bookmarkStart w:id="62" w:name="_Toc523153265"/>
      <w:r>
        <w:lastRenderedPageBreak/>
        <w:t>Erkenningscriteria m.b.t. het beheer van de gegevens</w:t>
      </w:r>
      <w:bookmarkEnd w:id="60"/>
      <w:bookmarkEnd w:id="61"/>
      <w:bookmarkEnd w:id="62"/>
    </w:p>
    <w:p w14:paraId="49AFD6F4"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27350FDC" w14:textId="77777777" w:rsidTr="2E926AA2">
        <w:trPr>
          <w:cantSplit/>
          <w:trHeight w:val="1125"/>
        </w:trPr>
        <w:tc>
          <w:tcPr>
            <w:tcW w:w="10471" w:type="dxa"/>
            <w:gridSpan w:val="6"/>
            <w:tcBorders>
              <w:bottom w:val="nil"/>
            </w:tcBorders>
            <w:shd w:val="clear" w:color="auto" w:fill="auto"/>
          </w:tcPr>
          <w:p w14:paraId="79D62421"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63" w:name="_Toc523153266"/>
            <w:r w:rsidRPr="2E926AA2">
              <w:rPr>
                <w:rFonts w:ascii="Arial" w:eastAsia="Times New Roman" w:hAnsi="Arial" w:cs="Arial"/>
                <w:color w:val="1F4D78"/>
                <w:lang w:val="nl-BE"/>
              </w:rPr>
              <w:t>De beheersinstantie zorgt voor de gepaste infrastructuur, de gepaste processen en de gepaste organisatie om de gegevens te beheren in de gegevensbron</w:t>
            </w:r>
            <w:bookmarkEnd w:id="63"/>
          </w:p>
        </w:tc>
      </w:tr>
      <w:tr w:rsidR="0097257A" w:rsidRPr="00942738" w14:paraId="6912F23D" w14:textId="77777777" w:rsidTr="2E926AA2">
        <w:trPr>
          <w:cantSplit/>
          <w:trHeight w:val="466"/>
        </w:trPr>
        <w:tc>
          <w:tcPr>
            <w:tcW w:w="10471" w:type="dxa"/>
            <w:gridSpan w:val="6"/>
            <w:tcBorders>
              <w:bottom w:val="nil"/>
            </w:tcBorders>
            <w:shd w:val="clear" w:color="auto" w:fill="BFBFBF" w:themeFill="background1" w:themeFillShade="BF"/>
          </w:tcPr>
          <w:p w14:paraId="39AE26C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3298F182" w14:textId="77777777" w:rsidTr="2E926AA2">
        <w:trPr>
          <w:cantSplit/>
          <w:trHeight w:val="610"/>
        </w:trPr>
        <w:tc>
          <w:tcPr>
            <w:tcW w:w="10471" w:type="dxa"/>
            <w:gridSpan w:val="6"/>
            <w:tcBorders>
              <w:bottom w:val="nil"/>
            </w:tcBorders>
            <w:shd w:val="clear" w:color="auto" w:fill="auto"/>
          </w:tcPr>
          <w:p w14:paraId="16E40CB8" w14:textId="77777777" w:rsidR="0097257A"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Architectuur wordt geënt op </w:t>
            </w:r>
            <w:r w:rsidR="004F3FCF">
              <w:rPr>
                <w:rFonts w:ascii="Arial" w:hAnsi="Arial" w:cs="Arial"/>
                <w:sz w:val="20"/>
                <w:szCs w:val="20"/>
                <w:lang w:val="nl-BE"/>
              </w:rPr>
              <w:t xml:space="preserve">de architectuur van </w:t>
            </w:r>
            <w:r>
              <w:rPr>
                <w:rFonts w:ascii="Arial" w:hAnsi="Arial" w:cs="Arial"/>
                <w:sz w:val="20"/>
                <w:szCs w:val="20"/>
                <w:lang w:val="nl-BE"/>
              </w:rPr>
              <w:t>het stelsel van Vlaamse Basisregisters</w:t>
            </w:r>
          </w:p>
          <w:p w14:paraId="45C89A4D" w14:textId="77777777" w:rsidR="008775A7" w:rsidRDefault="008775A7" w:rsidP="008775A7">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Infrastructuur wordt opgebouwd in de cloud</w:t>
            </w:r>
          </w:p>
          <w:p w14:paraId="3BD4634D" w14:textId="77777777" w:rsidR="008775A7" w:rsidRDefault="008775A7" w:rsidP="008775A7">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Bijhoudingsproces verloopt vanuit het CRAB en het GRB</w:t>
            </w:r>
          </w:p>
          <w:p w14:paraId="5DF246F4" w14:textId="77777777" w:rsidR="0097257A" w:rsidRPr="00620228" w:rsidRDefault="0097257A" w:rsidP="000E0517">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tc>
      </w:tr>
      <w:tr w:rsidR="0097257A" w:rsidRPr="00620228" w14:paraId="3B3B31BA" w14:textId="77777777" w:rsidTr="2E926AA2">
        <w:trPr>
          <w:cantSplit/>
          <w:trHeight w:val="466"/>
        </w:trPr>
        <w:tc>
          <w:tcPr>
            <w:tcW w:w="5232" w:type="dxa"/>
            <w:gridSpan w:val="3"/>
            <w:tcBorders>
              <w:bottom w:val="nil"/>
            </w:tcBorders>
            <w:shd w:val="clear" w:color="auto" w:fill="FFFFFF" w:themeFill="background1"/>
          </w:tcPr>
          <w:p w14:paraId="3075CD2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324C7BE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F3FCF" w14:paraId="27C98242" w14:textId="77777777" w:rsidTr="2E926AA2">
        <w:trPr>
          <w:trHeight w:val="706"/>
        </w:trPr>
        <w:tc>
          <w:tcPr>
            <w:tcW w:w="5232" w:type="dxa"/>
            <w:gridSpan w:val="3"/>
          </w:tcPr>
          <w:p w14:paraId="68EF855C"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Draait volledig in cloud</w:t>
            </w:r>
          </w:p>
          <w:p w14:paraId="47DBFDA0" w14:textId="77777777" w:rsidR="008775A7" w:rsidRPr="00620228" w:rsidRDefault="008775A7"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Is een onderdeel van de generieke architectuur Vlaamse Basisregisters</w:t>
            </w:r>
          </w:p>
          <w:p w14:paraId="5D9DCFD8"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3E6E642B" w14:textId="77777777" w:rsidR="0097257A" w:rsidRDefault="00116990" w:rsidP="000E0517">
            <w:pPr>
              <w:widowControl/>
              <w:numPr>
                <w:ilvl w:val="0"/>
                <w:numId w:val="21"/>
              </w:numPr>
              <w:autoSpaceDE/>
              <w:autoSpaceDN/>
              <w:spacing w:before="60" w:after="60" w:line="288" w:lineRule="auto"/>
              <w:ind w:left="351" w:hanging="284"/>
              <w:contextualSpacing/>
              <w:rPr>
                <w:ins w:id="64" w:author="Veerle Beyaert" w:date="2019-01-14T21:41:00Z"/>
                <w:rFonts w:cs="Times New Roman"/>
                <w:lang w:val="nl-BE"/>
              </w:rPr>
            </w:pPr>
            <w:r>
              <w:rPr>
                <w:rFonts w:cs="Times New Roman"/>
                <w:lang w:val="nl-BE"/>
              </w:rPr>
              <w:t>Afhankelijk</w:t>
            </w:r>
            <w:r w:rsidR="004F3FCF">
              <w:rPr>
                <w:rFonts w:cs="Times New Roman"/>
                <w:lang w:val="nl-BE"/>
              </w:rPr>
              <w:t>heid</w:t>
            </w:r>
            <w:r>
              <w:rPr>
                <w:rFonts w:cs="Times New Roman"/>
                <w:lang w:val="nl-BE"/>
              </w:rPr>
              <w:t xml:space="preserve"> van CRAB</w:t>
            </w:r>
          </w:p>
          <w:p w14:paraId="0A3B80D1" w14:textId="37D340EC" w:rsidR="00942738" w:rsidRPr="00620228" w:rsidRDefault="00942738" w:rsidP="000E0517">
            <w:pPr>
              <w:widowControl/>
              <w:numPr>
                <w:ilvl w:val="0"/>
                <w:numId w:val="21"/>
              </w:numPr>
              <w:autoSpaceDE/>
              <w:autoSpaceDN/>
              <w:spacing w:before="60" w:after="60" w:line="288" w:lineRule="auto"/>
              <w:ind w:left="351" w:hanging="284"/>
              <w:contextualSpacing/>
              <w:rPr>
                <w:rFonts w:cs="Times New Roman"/>
                <w:lang w:val="nl-BE"/>
              </w:rPr>
            </w:pPr>
          </w:p>
        </w:tc>
      </w:tr>
      <w:tr w:rsidR="0097257A" w:rsidRPr="00620228" w14:paraId="4DD6F656" w14:textId="77777777" w:rsidTr="2E926AA2">
        <w:trPr>
          <w:cantSplit/>
          <w:trHeight w:val="466"/>
        </w:trPr>
        <w:tc>
          <w:tcPr>
            <w:tcW w:w="10471" w:type="dxa"/>
            <w:gridSpan w:val="6"/>
            <w:shd w:val="clear" w:color="auto" w:fill="C0C0C0"/>
          </w:tcPr>
          <w:p w14:paraId="7896D78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F4E21A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AB5262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2286332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165892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F4C890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631607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48BFBF7F"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36EB40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8FD43A4"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4718AEEA" w14:textId="77777777" w:rsidR="0097257A" w:rsidRPr="00620228" w:rsidRDefault="008775A7"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18FB13A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732E0D43" w14:textId="77777777" w:rsidR="0097257A" w:rsidRPr="00620228" w:rsidRDefault="0097257A" w:rsidP="00283CF5">
            <w:pPr>
              <w:keepNext/>
              <w:widowControl/>
              <w:autoSpaceDE/>
              <w:autoSpaceDN/>
              <w:spacing w:before="120" w:after="120"/>
              <w:jc w:val="center"/>
              <w:rPr>
                <w:rFonts w:cs="Times New Roman"/>
                <w:b/>
                <w:lang w:val="nl-BE"/>
              </w:rPr>
            </w:pPr>
          </w:p>
        </w:tc>
      </w:tr>
    </w:tbl>
    <w:p w14:paraId="7F22443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0A03DC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E6F2441"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infrastructuur die de beheersinstantie opgezet heeft om de gegevensbron te beheren qua gegevens en diensten</w:t>
      </w:r>
    </w:p>
    <w:p w14:paraId="08CEC276"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processen die de beheersinstantie opgezet heeft om de gegevensbron te beheren qua gegevens en diensten</w:t>
      </w:r>
    </w:p>
    <w:p w14:paraId="7F06CB41"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organisatie die de beheersinstantie opgezet heeft om de gegevensbron te beheren qua gegevens en diensten</w:t>
      </w:r>
    </w:p>
    <w:p w14:paraId="42B08B2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9D6370D"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03E29E32" w14:textId="77777777" w:rsidTr="2E926AA2">
        <w:trPr>
          <w:cantSplit/>
          <w:trHeight w:val="1125"/>
        </w:trPr>
        <w:tc>
          <w:tcPr>
            <w:tcW w:w="10471" w:type="dxa"/>
            <w:gridSpan w:val="6"/>
            <w:tcBorders>
              <w:bottom w:val="nil"/>
            </w:tcBorders>
            <w:shd w:val="clear" w:color="auto" w:fill="auto"/>
          </w:tcPr>
          <w:p w14:paraId="7A0A9AD4"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65" w:name="_Toc523153267"/>
            <w:r w:rsidRPr="2E926AA2">
              <w:rPr>
                <w:rFonts w:ascii="Arial" w:eastAsia="Times New Roman" w:hAnsi="Arial" w:cs="Arial"/>
                <w:color w:val="1F4D78"/>
                <w:lang w:val="nl-BE"/>
              </w:rPr>
              <w:lastRenderedPageBreak/>
              <w:t>De beheersinstantie zorgt voor de nodige technische, inhoudelijke en juridische ondersteuning van de gegevensafnemers bij het gebruik van de gegevens</w:t>
            </w:r>
            <w:bookmarkEnd w:id="65"/>
          </w:p>
        </w:tc>
      </w:tr>
      <w:tr w:rsidR="0097257A" w:rsidRPr="00942738" w14:paraId="2F07783C" w14:textId="77777777" w:rsidTr="2E926AA2">
        <w:trPr>
          <w:cantSplit/>
          <w:trHeight w:val="466"/>
        </w:trPr>
        <w:tc>
          <w:tcPr>
            <w:tcW w:w="10471" w:type="dxa"/>
            <w:gridSpan w:val="6"/>
            <w:tcBorders>
              <w:bottom w:val="nil"/>
            </w:tcBorders>
            <w:shd w:val="clear" w:color="auto" w:fill="BFBFBF" w:themeFill="background1" w:themeFillShade="BF"/>
          </w:tcPr>
          <w:p w14:paraId="27DB9C4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453FFC08" w14:textId="77777777" w:rsidTr="2E926AA2">
        <w:trPr>
          <w:cantSplit/>
          <w:trHeight w:val="610"/>
        </w:trPr>
        <w:tc>
          <w:tcPr>
            <w:tcW w:w="10471" w:type="dxa"/>
            <w:gridSpan w:val="6"/>
            <w:tcBorders>
              <w:bottom w:val="nil"/>
            </w:tcBorders>
            <w:shd w:val="clear" w:color="auto" w:fill="auto"/>
          </w:tcPr>
          <w:p w14:paraId="4C9C55DC" w14:textId="77777777" w:rsidR="008775A7" w:rsidRPr="008775A7" w:rsidRDefault="008775A7" w:rsidP="008775A7">
            <w:pPr>
              <w:widowControl/>
              <w:numPr>
                <w:ilvl w:val="0"/>
                <w:numId w:val="25"/>
              </w:numPr>
              <w:tabs>
                <w:tab w:val="num" w:pos="720"/>
              </w:tabs>
              <w:autoSpaceDE/>
              <w:autoSpaceDN/>
              <w:spacing w:line="259" w:lineRule="auto"/>
              <w:ind w:left="351" w:hanging="284"/>
              <w:contextualSpacing/>
              <w:rPr>
                <w:rFonts w:ascii="Arial" w:hAnsi="Arial" w:cs="Arial"/>
                <w:sz w:val="20"/>
                <w:szCs w:val="20"/>
                <w:lang w:val="nl-BE"/>
              </w:rPr>
            </w:pPr>
            <w:r w:rsidRPr="008775A7">
              <w:rPr>
                <w:rFonts w:ascii="Arial" w:hAnsi="Arial" w:cs="Arial"/>
                <w:sz w:val="20"/>
                <w:szCs w:val="20"/>
                <w:lang w:val="nl-BE"/>
              </w:rPr>
              <w:t>Ondersteuning verloopt in eerste instantie via de 1700, met doorschakeling naar de helpdesk Informatie Vlaanderen.</w:t>
            </w:r>
          </w:p>
          <w:p w14:paraId="2496BE60" w14:textId="77777777" w:rsidR="0097257A" w:rsidRPr="00620228" w:rsidRDefault="0097257A" w:rsidP="008775A7">
            <w:pPr>
              <w:widowControl/>
              <w:autoSpaceDE/>
              <w:autoSpaceDN/>
              <w:spacing w:before="120" w:after="120" w:line="259" w:lineRule="auto"/>
              <w:ind w:left="351"/>
              <w:contextualSpacing/>
              <w:rPr>
                <w:rFonts w:ascii="Arial" w:hAnsi="Arial" w:cs="Arial"/>
                <w:sz w:val="20"/>
                <w:szCs w:val="20"/>
                <w:lang w:val="nl-BE"/>
              </w:rPr>
            </w:pPr>
          </w:p>
          <w:p w14:paraId="46124077"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19B2A08" w14:textId="77777777" w:rsidTr="2E926AA2">
        <w:trPr>
          <w:cantSplit/>
          <w:trHeight w:val="466"/>
        </w:trPr>
        <w:tc>
          <w:tcPr>
            <w:tcW w:w="5232" w:type="dxa"/>
            <w:gridSpan w:val="3"/>
            <w:tcBorders>
              <w:bottom w:val="nil"/>
            </w:tcBorders>
            <w:shd w:val="clear" w:color="auto" w:fill="FFFFFF" w:themeFill="background1"/>
          </w:tcPr>
          <w:p w14:paraId="42B4A0D6"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68B1B1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116990" w14:paraId="48CE6CA7" w14:textId="77777777" w:rsidTr="2E926AA2">
        <w:trPr>
          <w:trHeight w:val="706"/>
        </w:trPr>
        <w:tc>
          <w:tcPr>
            <w:tcW w:w="5232" w:type="dxa"/>
            <w:gridSpan w:val="3"/>
          </w:tcPr>
          <w:p w14:paraId="78A8453A"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Productpagina met FAQ, Swagger, testomgeving, testbestand</w:t>
            </w:r>
          </w:p>
          <w:p w14:paraId="6A74B77B" w14:textId="77777777" w:rsidR="00116990"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Vragen ook in werkgroep</w:t>
            </w:r>
          </w:p>
          <w:p w14:paraId="1AAFDBCD"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7901373"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Geen applicatiebeheerder, ondersteuning verspreid binnen het team</w:t>
            </w:r>
          </w:p>
          <w:p w14:paraId="1D4703A9" w14:textId="77777777" w:rsidR="00116990"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sidRPr="001E0519">
              <w:rPr>
                <w:rFonts w:cs="Times New Roman"/>
                <w:highlight w:val="yellow"/>
                <w:lang w:val="nl-BE"/>
                <w:rPrChange w:id="66" w:author="Veerle Beyaert" w:date="2018-12-13T14:52:00Z">
                  <w:rPr>
                    <w:rFonts w:cs="Times New Roman"/>
                    <w:lang w:val="nl-BE"/>
                  </w:rPr>
                </w:rPrChange>
              </w:rPr>
              <w:t>Geen decretaal kader</w:t>
            </w:r>
          </w:p>
          <w:p w14:paraId="48643EEA"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8BB3260" w14:textId="77777777" w:rsidTr="2E926AA2">
        <w:trPr>
          <w:cantSplit/>
          <w:trHeight w:val="466"/>
        </w:trPr>
        <w:tc>
          <w:tcPr>
            <w:tcW w:w="10471" w:type="dxa"/>
            <w:gridSpan w:val="6"/>
            <w:shd w:val="clear" w:color="auto" w:fill="C0C0C0"/>
          </w:tcPr>
          <w:p w14:paraId="322B0DB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46F7E5F"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0886C7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0CB6A23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579272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3DF604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B7DCEB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1870687"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44FD815"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762161BC" w14:textId="77777777" w:rsidR="0097257A" w:rsidRPr="00620228" w:rsidRDefault="008775A7" w:rsidP="00283CF5">
            <w:pPr>
              <w:keepNext/>
              <w:widowControl/>
              <w:autoSpaceDE/>
              <w:autoSpaceDN/>
              <w:spacing w:before="120" w:after="120"/>
              <w:jc w:val="center"/>
              <w:rPr>
                <w:rFonts w:cs="Times New Roman"/>
                <w:b/>
                <w:lang w:val="nl-BE"/>
              </w:rPr>
            </w:pPr>
            <w:r>
              <w:rPr>
                <w:rFonts w:cs="Times New Roman"/>
                <w:b/>
                <w:lang w:val="nl-BE"/>
              </w:rPr>
              <w:t>x</w:t>
            </w:r>
          </w:p>
        </w:tc>
        <w:tc>
          <w:tcPr>
            <w:tcW w:w="2292" w:type="dxa"/>
            <w:gridSpan w:val="2"/>
          </w:tcPr>
          <w:p w14:paraId="79AF6DC4"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A12FDCD"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59F7638" w14:textId="77777777" w:rsidR="0097257A" w:rsidRPr="00620228" w:rsidRDefault="0097257A" w:rsidP="00283CF5">
            <w:pPr>
              <w:keepNext/>
              <w:widowControl/>
              <w:autoSpaceDE/>
              <w:autoSpaceDN/>
              <w:spacing w:before="120" w:after="120"/>
              <w:jc w:val="center"/>
              <w:rPr>
                <w:rFonts w:cs="Times New Roman"/>
                <w:b/>
                <w:lang w:val="nl-BE"/>
              </w:rPr>
            </w:pPr>
          </w:p>
        </w:tc>
      </w:tr>
    </w:tbl>
    <w:p w14:paraId="64124E1F"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D4BD673"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516ED5CA"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op welke manier de beheersinstantie de gegevensafnemers technisch ondersteunt (bij het applicatief aansluiten op de diensten, bij het applicatief gebruiken van de diensten en de gegevens, …)</w:t>
      </w:r>
    </w:p>
    <w:p w14:paraId="240C8252"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op welke manier de beheersinstantie de gegevensafnemers inhoudelijk ondersteunt (bij het begrijpen van de betekenis van de gegevens, bij het inpassen van die gegevens in het eigen business proces, …)</w:t>
      </w:r>
    </w:p>
    <w:p w14:paraId="0EF058C3" w14:textId="77777777" w:rsidR="239D2598" w:rsidRDefault="2E926AA2" w:rsidP="2E926AA2">
      <w:pPr>
        <w:pStyle w:val="Lijstalinea"/>
        <w:numPr>
          <w:ilvl w:val="0"/>
          <w:numId w:val="21"/>
        </w:numPr>
        <w:spacing w:after="160" w:line="288" w:lineRule="auto"/>
        <w:jc w:val="both"/>
        <w:rPr>
          <w:lang w:val="nl-BE"/>
        </w:rPr>
      </w:pPr>
      <w:r w:rsidRPr="2E926AA2">
        <w:rPr>
          <w:lang w:val="nl-BE"/>
        </w:rPr>
        <w:t>Beschrijf bondig op welke manier de beheersinstantie de gegevensafnemers juridisch ondersteunt (onder meer bij het opstellen van een protocol voor de mededeling van de persoonsgegevens of het aanleveren van informatie voor beraadslaging van het Informatieveiligheidscomité om de persoonsgegevens in de gegevensbron te mogen gebruiken, om te voldoen aan andere juridische vereisten die mogelijks aan het gebruik van de gegevens verbonden zijn, …)”</w:t>
      </w:r>
    </w:p>
    <w:p w14:paraId="3589E39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5EC0A65"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7605D727" w14:textId="77777777" w:rsidTr="2E926AA2">
        <w:trPr>
          <w:cantSplit/>
          <w:trHeight w:val="1125"/>
        </w:trPr>
        <w:tc>
          <w:tcPr>
            <w:tcW w:w="10471" w:type="dxa"/>
            <w:gridSpan w:val="6"/>
            <w:tcBorders>
              <w:bottom w:val="nil"/>
            </w:tcBorders>
            <w:shd w:val="clear" w:color="auto" w:fill="auto"/>
          </w:tcPr>
          <w:p w14:paraId="4B577A91"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67" w:name="_Toc523153268"/>
            <w:r w:rsidRPr="2E926AA2">
              <w:rPr>
                <w:rFonts w:ascii="Arial" w:eastAsia="Times New Roman" w:hAnsi="Arial" w:cs="Arial"/>
                <w:color w:val="1F4D78"/>
                <w:lang w:val="nl-BE"/>
              </w:rPr>
              <w:lastRenderedPageBreak/>
              <w:t>Er bestaat een terugmeldfaciliteit om onjuiste, niet-actuele, onvolledige of onnauwkeurige gegevens te melden</w:t>
            </w:r>
            <w:bookmarkEnd w:id="67"/>
          </w:p>
        </w:tc>
      </w:tr>
      <w:tr w:rsidR="0097257A" w:rsidRPr="00942738" w14:paraId="1DBF3301" w14:textId="77777777" w:rsidTr="2E926AA2">
        <w:trPr>
          <w:cantSplit/>
          <w:trHeight w:val="466"/>
        </w:trPr>
        <w:tc>
          <w:tcPr>
            <w:tcW w:w="10471" w:type="dxa"/>
            <w:gridSpan w:val="6"/>
            <w:tcBorders>
              <w:bottom w:val="nil"/>
            </w:tcBorders>
            <w:shd w:val="clear" w:color="auto" w:fill="BFBFBF" w:themeFill="background1" w:themeFillShade="BF"/>
          </w:tcPr>
          <w:p w14:paraId="591BE22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6D6D5BA5" w14:textId="77777777" w:rsidTr="2E926AA2">
        <w:trPr>
          <w:cantSplit/>
          <w:trHeight w:val="610"/>
        </w:trPr>
        <w:tc>
          <w:tcPr>
            <w:tcW w:w="10471" w:type="dxa"/>
            <w:gridSpan w:val="6"/>
            <w:tcBorders>
              <w:bottom w:val="nil"/>
            </w:tcBorders>
            <w:shd w:val="clear" w:color="auto" w:fill="auto"/>
          </w:tcPr>
          <w:p w14:paraId="4B14827B" w14:textId="77777777" w:rsidR="00F4797A" w:rsidRDefault="00F4797A" w:rsidP="00F4797A">
            <w:pPr>
              <w:widowControl/>
              <w:numPr>
                <w:ilvl w:val="0"/>
                <w:numId w:val="25"/>
              </w:numPr>
              <w:autoSpaceDE/>
              <w:autoSpaceDN/>
              <w:spacing w:before="120" w:after="120" w:line="259" w:lineRule="auto"/>
              <w:contextualSpacing/>
              <w:rPr>
                <w:rFonts w:ascii="Arial" w:hAnsi="Arial" w:cs="Arial"/>
                <w:sz w:val="20"/>
                <w:szCs w:val="20"/>
                <w:lang w:val="nl-BE"/>
              </w:rPr>
            </w:pPr>
            <w:r w:rsidRPr="00F4797A">
              <w:rPr>
                <w:rFonts w:ascii="Arial" w:hAnsi="Arial" w:cs="Arial"/>
                <w:sz w:val="20"/>
                <w:szCs w:val="20"/>
                <w:lang w:val="nl-BE"/>
              </w:rPr>
              <w:t xml:space="preserve">Via het Loket voor Authentieke Registratie (LARA) kunnen steden en gemeenten (en andere stakeholders) ontbrekende of foutieve gegevens </w:t>
            </w:r>
            <w:r w:rsidR="006F28AB">
              <w:rPr>
                <w:rFonts w:ascii="Arial" w:hAnsi="Arial" w:cs="Arial"/>
                <w:sz w:val="20"/>
                <w:szCs w:val="20"/>
                <w:lang w:val="nl-BE"/>
              </w:rPr>
              <w:t xml:space="preserve">over gebouwen </w:t>
            </w:r>
            <w:r w:rsidRPr="00F4797A">
              <w:rPr>
                <w:rFonts w:ascii="Arial" w:hAnsi="Arial" w:cs="Arial"/>
                <w:sz w:val="20"/>
                <w:szCs w:val="20"/>
                <w:lang w:val="nl-BE"/>
              </w:rPr>
              <w:t xml:space="preserve">melden. </w:t>
            </w:r>
          </w:p>
          <w:p w14:paraId="6CDE8FB5" w14:textId="77777777" w:rsidR="00F4797A" w:rsidRPr="00F4797A" w:rsidRDefault="00F4797A"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Via Geopunt kunnen gebruikers </w:t>
            </w:r>
            <w:r w:rsidR="004E4061">
              <w:rPr>
                <w:rFonts w:ascii="Arial" w:hAnsi="Arial" w:cs="Arial"/>
                <w:sz w:val="20"/>
                <w:szCs w:val="20"/>
                <w:lang w:val="nl-BE"/>
              </w:rPr>
              <w:t>fouten op de</w:t>
            </w:r>
            <w:r>
              <w:rPr>
                <w:rFonts w:ascii="Arial" w:hAnsi="Arial" w:cs="Arial"/>
                <w:sz w:val="20"/>
                <w:szCs w:val="20"/>
                <w:lang w:val="nl-BE"/>
              </w:rPr>
              <w:t xml:space="preserve"> gebouw(eenheden) melden. </w:t>
            </w:r>
          </w:p>
          <w:p w14:paraId="313C0997" w14:textId="77777777" w:rsidR="00F4797A" w:rsidRPr="00F4797A" w:rsidRDefault="004E4061"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Ook via </w:t>
            </w:r>
            <w:r w:rsidR="00F4797A" w:rsidRPr="00F4797A">
              <w:rPr>
                <w:rFonts w:ascii="Arial" w:hAnsi="Arial" w:cs="Arial"/>
                <w:sz w:val="20"/>
                <w:szCs w:val="20"/>
                <w:lang w:val="nl-BE"/>
              </w:rPr>
              <w:t xml:space="preserve">het GRB meldingssyteem (GRBMS) </w:t>
            </w:r>
            <w:r>
              <w:rPr>
                <w:rFonts w:ascii="Arial" w:hAnsi="Arial" w:cs="Arial"/>
                <w:sz w:val="20"/>
                <w:szCs w:val="20"/>
                <w:lang w:val="nl-BE"/>
              </w:rPr>
              <w:t>kunnen fouten op gebouwen doorgegeven worden</w:t>
            </w:r>
            <w:r w:rsidR="00F4797A" w:rsidRPr="00F4797A">
              <w:rPr>
                <w:rFonts w:ascii="Arial" w:hAnsi="Arial" w:cs="Arial"/>
                <w:sz w:val="20"/>
                <w:szCs w:val="20"/>
                <w:lang w:val="nl-BE"/>
              </w:rPr>
              <w:t>.</w:t>
            </w:r>
          </w:p>
          <w:p w14:paraId="6748C2FD"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AC15120" w14:textId="77777777" w:rsidTr="2E926AA2">
        <w:trPr>
          <w:cantSplit/>
          <w:trHeight w:val="466"/>
        </w:trPr>
        <w:tc>
          <w:tcPr>
            <w:tcW w:w="5232" w:type="dxa"/>
            <w:gridSpan w:val="3"/>
            <w:tcBorders>
              <w:bottom w:val="nil"/>
            </w:tcBorders>
            <w:shd w:val="clear" w:color="auto" w:fill="FFFFFF" w:themeFill="background1"/>
          </w:tcPr>
          <w:p w14:paraId="1761ACD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92FD31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177A6389" w14:textId="77777777" w:rsidTr="2E926AA2">
        <w:trPr>
          <w:trHeight w:val="706"/>
        </w:trPr>
        <w:tc>
          <w:tcPr>
            <w:tcW w:w="5232" w:type="dxa"/>
            <w:gridSpan w:val="3"/>
          </w:tcPr>
          <w:p w14:paraId="45520E91"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805B7A0"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0E6264FF" w14:textId="77777777" w:rsidR="0097257A" w:rsidRDefault="00F4797A"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Nog geen terugmeldfaciliteit </w:t>
            </w:r>
            <w:r w:rsidR="004E4061">
              <w:rPr>
                <w:rFonts w:cs="Times New Roman"/>
                <w:lang w:val="nl-BE"/>
              </w:rPr>
              <w:t xml:space="preserve">rechtstreeks </w:t>
            </w:r>
            <w:r>
              <w:rPr>
                <w:rFonts w:cs="Times New Roman"/>
                <w:lang w:val="nl-BE"/>
              </w:rPr>
              <w:t>op het Gebouwenregister</w:t>
            </w:r>
            <w:r w:rsidR="004E4061">
              <w:rPr>
                <w:rFonts w:cs="Times New Roman"/>
                <w:lang w:val="nl-BE"/>
              </w:rPr>
              <w:t>, nog geen terugmeldfunctionaliteit voor gebouweenheden</w:t>
            </w:r>
          </w:p>
          <w:p w14:paraId="6FC94574" w14:textId="77777777" w:rsidR="0097257A" w:rsidRPr="00620228" w:rsidRDefault="0097257A" w:rsidP="00B26971">
            <w:pPr>
              <w:widowControl/>
              <w:autoSpaceDE/>
              <w:autoSpaceDN/>
              <w:spacing w:before="60" w:after="60" w:line="288" w:lineRule="auto"/>
              <w:ind w:left="351"/>
              <w:contextualSpacing/>
              <w:rPr>
                <w:rFonts w:cs="Times New Roman"/>
                <w:lang w:val="nl-BE"/>
              </w:rPr>
            </w:pPr>
          </w:p>
        </w:tc>
      </w:tr>
      <w:tr w:rsidR="0097257A" w:rsidRPr="00620228" w14:paraId="0EBFCE0A" w14:textId="77777777" w:rsidTr="2E926AA2">
        <w:trPr>
          <w:cantSplit/>
          <w:trHeight w:val="466"/>
        </w:trPr>
        <w:tc>
          <w:tcPr>
            <w:tcW w:w="10471" w:type="dxa"/>
            <w:gridSpan w:val="6"/>
            <w:shd w:val="clear" w:color="auto" w:fill="C0C0C0"/>
          </w:tcPr>
          <w:p w14:paraId="4D4943E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EAC9152"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F50218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70235EA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7F4383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0F1D6B5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6AB24B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2689AE88"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D4FAE9C"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4EA7CE0" w14:textId="2A487C50" w:rsidR="0097257A" w:rsidRPr="00620228" w:rsidRDefault="001E0519" w:rsidP="00283CF5">
            <w:pPr>
              <w:keepNext/>
              <w:widowControl/>
              <w:autoSpaceDE/>
              <w:autoSpaceDN/>
              <w:spacing w:before="120" w:after="120"/>
              <w:jc w:val="center"/>
              <w:rPr>
                <w:rFonts w:cs="Times New Roman"/>
                <w:b/>
                <w:lang w:val="nl-BE"/>
              </w:rPr>
            </w:pPr>
            <w:ins w:id="68" w:author="Veerle Beyaert" w:date="2018-12-13T14:56:00Z">
              <w:r>
                <w:rPr>
                  <w:rFonts w:cs="Times New Roman"/>
                  <w:b/>
                  <w:lang w:val="nl-BE"/>
                </w:rPr>
                <w:t>x</w:t>
              </w:r>
            </w:ins>
          </w:p>
        </w:tc>
        <w:tc>
          <w:tcPr>
            <w:tcW w:w="2292" w:type="dxa"/>
            <w:gridSpan w:val="2"/>
          </w:tcPr>
          <w:p w14:paraId="42C56DEC" w14:textId="7257B85B" w:rsidR="0097257A" w:rsidRPr="00620228" w:rsidRDefault="00F4797A" w:rsidP="00283CF5">
            <w:pPr>
              <w:keepNext/>
              <w:widowControl/>
              <w:autoSpaceDE/>
              <w:autoSpaceDN/>
              <w:spacing w:before="120" w:after="120"/>
              <w:jc w:val="center"/>
              <w:rPr>
                <w:rFonts w:cs="Times New Roman"/>
                <w:b/>
                <w:lang w:val="nl-BE"/>
              </w:rPr>
            </w:pPr>
            <w:del w:id="69" w:author="Veerle Beyaert" w:date="2018-12-13T14:56:00Z">
              <w:r w:rsidDel="001E0519">
                <w:rPr>
                  <w:rFonts w:cs="Times New Roman"/>
                  <w:b/>
                  <w:lang w:val="nl-BE"/>
                </w:rPr>
                <w:delText>x</w:delText>
              </w:r>
            </w:del>
          </w:p>
        </w:tc>
        <w:tc>
          <w:tcPr>
            <w:tcW w:w="2127" w:type="dxa"/>
          </w:tcPr>
          <w:p w14:paraId="2B16DAB1"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6D0779E" w14:textId="77777777" w:rsidR="0097257A" w:rsidRPr="00620228" w:rsidRDefault="0097257A" w:rsidP="00283CF5">
            <w:pPr>
              <w:keepNext/>
              <w:widowControl/>
              <w:autoSpaceDE/>
              <w:autoSpaceDN/>
              <w:spacing w:before="120" w:after="120"/>
              <w:jc w:val="center"/>
              <w:rPr>
                <w:rFonts w:cs="Times New Roman"/>
                <w:b/>
                <w:lang w:val="nl-BE"/>
              </w:rPr>
            </w:pPr>
          </w:p>
        </w:tc>
      </w:tr>
    </w:tbl>
    <w:p w14:paraId="0AF971D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E914E87"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477E497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De gegevensbron moet over een terugmeldfaciliteit beschikken, d.w.z. moet aan de subjecten over wie gegevens worden bijgehouden (burgers, ondernemingen of organisaties) de mogelijkheid bieden om te melden dat er fouten in die gegevens zitten. Biedt de gegevensbron een dergelijke mogelijkheid aan (bijv. verbetermogelijkheid op een website)?</w:t>
      </w:r>
    </w:p>
    <w:p w14:paraId="52D52B7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Geeft de terugmeldfaciliteit ook feedback aan het subject dat de verbetering(en) aanvaard en uitgevoerd werden?</w:t>
      </w:r>
    </w:p>
    <w:p w14:paraId="56F0D715"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0782794"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49565009" w14:textId="77777777" w:rsidTr="2E926AA2">
        <w:trPr>
          <w:cantSplit/>
          <w:trHeight w:val="1125"/>
        </w:trPr>
        <w:tc>
          <w:tcPr>
            <w:tcW w:w="10471" w:type="dxa"/>
            <w:gridSpan w:val="6"/>
            <w:tcBorders>
              <w:bottom w:val="nil"/>
            </w:tcBorders>
            <w:shd w:val="clear" w:color="auto" w:fill="auto"/>
          </w:tcPr>
          <w:p w14:paraId="4C9348A2"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70" w:name="_Toc523153269"/>
            <w:r w:rsidRPr="2E926AA2">
              <w:rPr>
                <w:rFonts w:ascii="Arial" w:eastAsia="Times New Roman" w:hAnsi="Arial" w:cs="Arial"/>
                <w:color w:val="1F4D78"/>
                <w:lang w:val="nl-BE"/>
              </w:rPr>
              <w:lastRenderedPageBreak/>
              <w:t>De beheersinstantie is in staat om foutmeldingen te registreren en te onderzoeken, en de nodige verbeteringen (door de gegevensinitiatoren) uit te (laten) voeren</w:t>
            </w:r>
            <w:bookmarkEnd w:id="70"/>
          </w:p>
        </w:tc>
      </w:tr>
      <w:tr w:rsidR="0097257A" w:rsidRPr="00942738" w14:paraId="0641D623" w14:textId="77777777" w:rsidTr="2E926AA2">
        <w:trPr>
          <w:cantSplit/>
          <w:trHeight w:val="466"/>
        </w:trPr>
        <w:tc>
          <w:tcPr>
            <w:tcW w:w="10471" w:type="dxa"/>
            <w:gridSpan w:val="6"/>
            <w:tcBorders>
              <w:bottom w:val="nil"/>
            </w:tcBorders>
            <w:shd w:val="clear" w:color="auto" w:fill="BFBFBF" w:themeFill="background1" w:themeFillShade="BF"/>
          </w:tcPr>
          <w:p w14:paraId="0F49334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3012D9B3" w14:textId="77777777" w:rsidTr="2E926AA2">
        <w:trPr>
          <w:cantSplit/>
          <w:trHeight w:val="610"/>
        </w:trPr>
        <w:tc>
          <w:tcPr>
            <w:tcW w:w="10471" w:type="dxa"/>
            <w:gridSpan w:val="6"/>
            <w:tcBorders>
              <w:bottom w:val="nil"/>
            </w:tcBorders>
            <w:shd w:val="clear" w:color="auto" w:fill="auto"/>
          </w:tcPr>
          <w:p w14:paraId="26C0A2EE" w14:textId="77777777" w:rsidR="00F4797A" w:rsidRPr="00F4797A" w:rsidRDefault="004E4061"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De</w:t>
            </w:r>
            <w:r w:rsidR="00F4797A" w:rsidRPr="00F4797A">
              <w:rPr>
                <w:rFonts w:ascii="Arial" w:hAnsi="Arial" w:cs="Arial"/>
                <w:sz w:val="20"/>
                <w:szCs w:val="20"/>
                <w:lang w:val="nl-BE"/>
              </w:rPr>
              <w:t xml:space="preserve"> meldingen op </w:t>
            </w:r>
            <w:r w:rsidR="00F4797A">
              <w:rPr>
                <w:rFonts w:ascii="Arial" w:hAnsi="Arial" w:cs="Arial"/>
                <w:sz w:val="20"/>
                <w:szCs w:val="20"/>
                <w:lang w:val="nl-BE"/>
              </w:rPr>
              <w:t>gebouwen</w:t>
            </w:r>
            <w:r w:rsidR="00F4797A" w:rsidRPr="00F4797A">
              <w:rPr>
                <w:rFonts w:ascii="Arial" w:hAnsi="Arial" w:cs="Arial"/>
                <w:sz w:val="20"/>
                <w:szCs w:val="20"/>
                <w:lang w:val="nl-BE"/>
              </w:rPr>
              <w:t xml:space="preserve"> die </w:t>
            </w:r>
            <w:r w:rsidR="00B85D3B">
              <w:rPr>
                <w:rFonts w:ascii="Arial" w:hAnsi="Arial" w:cs="Arial"/>
                <w:sz w:val="20"/>
                <w:szCs w:val="20"/>
                <w:lang w:val="nl-BE"/>
              </w:rPr>
              <w:t xml:space="preserve">op dit moment </w:t>
            </w:r>
            <w:r w:rsidR="00F4797A" w:rsidRPr="00F4797A">
              <w:rPr>
                <w:rFonts w:ascii="Arial" w:hAnsi="Arial" w:cs="Arial"/>
                <w:sz w:val="20"/>
                <w:szCs w:val="20"/>
                <w:lang w:val="nl-BE"/>
              </w:rPr>
              <w:t xml:space="preserve">binnenkomen via LARA </w:t>
            </w:r>
            <w:r w:rsidR="00B85D3B">
              <w:rPr>
                <w:rFonts w:ascii="Arial" w:hAnsi="Arial" w:cs="Arial"/>
                <w:sz w:val="20"/>
                <w:szCs w:val="20"/>
                <w:lang w:val="nl-BE"/>
              </w:rPr>
              <w:t xml:space="preserve">kunnen </w:t>
            </w:r>
            <w:r w:rsidR="00F4797A" w:rsidRPr="00F4797A">
              <w:rPr>
                <w:rFonts w:ascii="Arial" w:hAnsi="Arial" w:cs="Arial"/>
                <w:sz w:val="20"/>
                <w:szCs w:val="20"/>
                <w:lang w:val="nl-BE"/>
              </w:rPr>
              <w:t xml:space="preserve">door interne medewerkers van Informatie Vlaanderen </w:t>
            </w:r>
            <w:r w:rsidR="00B85D3B" w:rsidRPr="00F4797A">
              <w:rPr>
                <w:rFonts w:ascii="Arial" w:hAnsi="Arial" w:cs="Arial"/>
                <w:sz w:val="20"/>
                <w:szCs w:val="20"/>
                <w:lang w:val="nl-BE"/>
              </w:rPr>
              <w:t xml:space="preserve">worden </w:t>
            </w:r>
            <w:r w:rsidR="00F4797A" w:rsidRPr="00F4797A">
              <w:rPr>
                <w:rFonts w:ascii="Arial" w:hAnsi="Arial" w:cs="Arial"/>
                <w:sz w:val="20"/>
                <w:szCs w:val="20"/>
                <w:lang w:val="nl-BE"/>
              </w:rPr>
              <w:t>gecontroleerd</w:t>
            </w:r>
            <w:r w:rsidR="00B85D3B">
              <w:rPr>
                <w:rFonts w:ascii="Arial" w:hAnsi="Arial" w:cs="Arial"/>
                <w:sz w:val="20"/>
                <w:szCs w:val="20"/>
                <w:lang w:val="nl-BE"/>
              </w:rPr>
              <w:t>, onderzocht en indien nodig doorgegeven aan de gemeenten</w:t>
            </w:r>
            <w:r w:rsidR="00F4797A" w:rsidRPr="00F4797A">
              <w:rPr>
                <w:rFonts w:ascii="Arial" w:hAnsi="Arial" w:cs="Arial"/>
                <w:sz w:val="20"/>
                <w:szCs w:val="20"/>
                <w:lang w:val="nl-BE"/>
              </w:rPr>
              <w:t xml:space="preserve">. </w:t>
            </w:r>
          </w:p>
          <w:p w14:paraId="4737505D" w14:textId="77777777" w:rsidR="0097257A" w:rsidRPr="00B85D3B" w:rsidRDefault="00B85D3B" w:rsidP="00B85D3B">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Ook d</w:t>
            </w:r>
            <w:r w:rsidR="00F4797A" w:rsidRPr="00F4797A">
              <w:rPr>
                <w:rFonts w:ascii="Arial" w:hAnsi="Arial" w:cs="Arial"/>
                <w:sz w:val="20"/>
                <w:szCs w:val="20"/>
                <w:lang w:val="nl-BE"/>
              </w:rPr>
              <w:t xml:space="preserve">e </w:t>
            </w:r>
            <w:r>
              <w:rPr>
                <w:rFonts w:ascii="Arial" w:hAnsi="Arial" w:cs="Arial"/>
                <w:sz w:val="20"/>
                <w:szCs w:val="20"/>
                <w:lang w:val="nl-BE"/>
              </w:rPr>
              <w:t xml:space="preserve">meldingen </w:t>
            </w:r>
            <w:r w:rsidR="00F4797A" w:rsidRPr="00F4797A">
              <w:rPr>
                <w:rFonts w:ascii="Arial" w:hAnsi="Arial" w:cs="Arial"/>
                <w:sz w:val="20"/>
                <w:szCs w:val="20"/>
                <w:lang w:val="nl-BE"/>
              </w:rPr>
              <w:t xml:space="preserve">i.v.m. </w:t>
            </w:r>
            <w:r w:rsidR="00F4797A">
              <w:rPr>
                <w:rFonts w:ascii="Arial" w:hAnsi="Arial" w:cs="Arial"/>
                <w:sz w:val="20"/>
                <w:szCs w:val="20"/>
                <w:lang w:val="nl-BE"/>
              </w:rPr>
              <w:t xml:space="preserve">gebouwen </w:t>
            </w:r>
            <w:r w:rsidR="00F4797A" w:rsidRPr="00F4797A">
              <w:rPr>
                <w:rFonts w:ascii="Arial" w:hAnsi="Arial" w:cs="Arial"/>
                <w:sz w:val="20"/>
                <w:szCs w:val="20"/>
                <w:lang w:val="nl-BE"/>
              </w:rPr>
              <w:t xml:space="preserve">in het GRB (meldingen via GRBMS) </w:t>
            </w:r>
            <w:r>
              <w:rPr>
                <w:rFonts w:ascii="Arial" w:hAnsi="Arial" w:cs="Arial"/>
                <w:sz w:val="20"/>
                <w:szCs w:val="20"/>
                <w:lang w:val="nl-BE"/>
              </w:rPr>
              <w:t xml:space="preserve">kunnen door interne medewerkers </w:t>
            </w:r>
            <w:r w:rsidR="00F4797A" w:rsidRPr="00F4797A">
              <w:rPr>
                <w:rFonts w:ascii="Arial" w:hAnsi="Arial" w:cs="Arial"/>
                <w:sz w:val="20"/>
                <w:szCs w:val="20"/>
                <w:lang w:val="nl-BE"/>
              </w:rPr>
              <w:t xml:space="preserve">worden </w:t>
            </w:r>
            <w:r>
              <w:rPr>
                <w:rFonts w:ascii="Arial" w:hAnsi="Arial" w:cs="Arial"/>
                <w:sz w:val="20"/>
                <w:szCs w:val="20"/>
                <w:lang w:val="nl-BE"/>
              </w:rPr>
              <w:t>onderzocht en indien nodig worden opgenomen als anomalieën</w:t>
            </w:r>
            <w:r w:rsidR="00F4797A" w:rsidRPr="00F4797A">
              <w:rPr>
                <w:rFonts w:ascii="Arial" w:hAnsi="Arial" w:cs="Arial"/>
                <w:sz w:val="20"/>
                <w:szCs w:val="20"/>
                <w:lang w:val="nl-BE"/>
              </w:rPr>
              <w:t>.</w:t>
            </w:r>
          </w:p>
        </w:tc>
      </w:tr>
      <w:tr w:rsidR="0097257A" w:rsidRPr="00620228" w14:paraId="62BCCBED" w14:textId="77777777" w:rsidTr="2E926AA2">
        <w:trPr>
          <w:cantSplit/>
          <w:trHeight w:val="466"/>
        </w:trPr>
        <w:tc>
          <w:tcPr>
            <w:tcW w:w="5232" w:type="dxa"/>
            <w:gridSpan w:val="3"/>
            <w:tcBorders>
              <w:bottom w:val="nil"/>
            </w:tcBorders>
            <w:shd w:val="clear" w:color="auto" w:fill="FFFFFF" w:themeFill="background1"/>
          </w:tcPr>
          <w:p w14:paraId="5E3680A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6BF2F56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39225F38" w14:textId="77777777" w:rsidTr="2E926AA2">
        <w:trPr>
          <w:trHeight w:val="706"/>
        </w:trPr>
        <w:tc>
          <w:tcPr>
            <w:tcW w:w="5232" w:type="dxa"/>
            <w:gridSpan w:val="3"/>
          </w:tcPr>
          <w:p w14:paraId="7FE831C3"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9CA10E9"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7F772EB" w14:textId="77777777" w:rsidR="0097257A" w:rsidRDefault="004E4061"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Nog geen rechtstreeks beheer van meldingen op Gebouwenregister</w:t>
            </w:r>
          </w:p>
          <w:p w14:paraId="5B0064A8" w14:textId="77777777" w:rsidR="0097257A" w:rsidRPr="00620228" w:rsidRDefault="0097257A" w:rsidP="00B85D3B">
            <w:pPr>
              <w:widowControl/>
              <w:autoSpaceDE/>
              <w:autoSpaceDN/>
              <w:spacing w:before="60" w:after="60" w:line="288" w:lineRule="auto"/>
              <w:ind w:left="351"/>
              <w:contextualSpacing/>
              <w:rPr>
                <w:rFonts w:cs="Times New Roman"/>
                <w:lang w:val="nl-BE"/>
              </w:rPr>
            </w:pPr>
          </w:p>
        </w:tc>
      </w:tr>
      <w:tr w:rsidR="0097257A" w:rsidRPr="00620228" w14:paraId="323986A0" w14:textId="77777777" w:rsidTr="2E926AA2">
        <w:trPr>
          <w:cantSplit/>
          <w:trHeight w:val="466"/>
        </w:trPr>
        <w:tc>
          <w:tcPr>
            <w:tcW w:w="10471" w:type="dxa"/>
            <w:gridSpan w:val="6"/>
            <w:shd w:val="clear" w:color="auto" w:fill="C0C0C0"/>
          </w:tcPr>
          <w:p w14:paraId="76ABA72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F4B65E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3EE65C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BC3E30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34E96BE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9DDF12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27A779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9DED1E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4A920F2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605C7E78" w14:textId="58B261FE" w:rsidR="0097257A" w:rsidRPr="00620228" w:rsidRDefault="001E0519" w:rsidP="00283CF5">
            <w:pPr>
              <w:keepNext/>
              <w:widowControl/>
              <w:autoSpaceDE/>
              <w:autoSpaceDN/>
              <w:spacing w:before="120" w:after="120"/>
              <w:jc w:val="center"/>
              <w:rPr>
                <w:rFonts w:cs="Times New Roman"/>
                <w:b/>
                <w:lang w:val="nl-BE"/>
              </w:rPr>
            </w:pPr>
            <w:ins w:id="71" w:author="Veerle Beyaert" w:date="2018-12-13T14:55:00Z">
              <w:r>
                <w:rPr>
                  <w:rFonts w:cs="Times New Roman"/>
                  <w:b/>
                  <w:lang w:val="nl-BE"/>
                </w:rPr>
                <w:t>x</w:t>
              </w:r>
            </w:ins>
          </w:p>
        </w:tc>
        <w:tc>
          <w:tcPr>
            <w:tcW w:w="2292" w:type="dxa"/>
            <w:gridSpan w:val="2"/>
          </w:tcPr>
          <w:p w14:paraId="576CB4FB" w14:textId="04F57C68" w:rsidR="0097257A" w:rsidRPr="00620228" w:rsidRDefault="00F4797A" w:rsidP="00283CF5">
            <w:pPr>
              <w:keepNext/>
              <w:widowControl/>
              <w:autoSpaceDE/>
              <w:autoSpaceDN/>
              <w:spacing w:before="120" w:after="120"/>
              <w:jc w:val="center"/>
              <w:rPr>
                <w:rFonts w:cs="Times New Roman"/>
                <w:b/>
                <w:lang w:val="nl-BE"/>
              </w:rPr>
            </w:pPr>
            <w:del w:id="72" w:author="Veerle Beyaert" w:date="2018-12-13T14:55:00Z">
              <w:r w:rsidDel="001E0519">
                <w:rPr>
                  <w:rFonts w:cs="Times New Roman"/>
                  <w:b/>
                  <w:lang w:val="nl-BE"/>
                </w:rPr>
                <w:delText>x</w:delText>
              </w:r>
            </w:del>
          </w:p>
        </w:tc>
        <w:tc>
          <w:tcPr>
            <w:tcW w:w="2127" w:type="dxa"/>
          </w:tcPr>
          <w:p w14:paraId="0067F6E6"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F7796BE" w14:textId="77777777" w:rsidR="0097257A" w:rsidRPr="00620228" w:rsidRDefault="0097257A" w:rsidP="00283CF5">
            <w:pPr>
              <w:keepNext/>
              <w:widowControl/>
              <w:autoSpaceDE/>
              <w:autoSpaceDN/>
              <w:spacing w:before="120" w:after="120"/>
              <w:jc w:val="center"/>
              <w:rPr>
                <w:rFonts w:cs="Times New Roman"/>
                <w:b/>
                <w:lang w:val="nl-BE"/>
              </w:rPr>
            </w:pPr>
          </w:p>
        </w:tc>
      </w:tr>
    </w:tbl>
    <w:p w14:paraId="1427CC8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5DE6508"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4FD6C5C3"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foutmeldingen die via de terugmeldfaciliteit binnenkomen adequaat ontvangen, geregistreerd en onderzocht, en worden de vereiste verbeteringen tijdig uitgevoerd? Zijn daartoe de gepaste organisatie en processen opgezet?</w:t>
      </w:r>
    </w:p>
    <w:p w14:paraId="7D6DAC38"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bij de verbeteringen de medewerking van de gegevensinitiatoren vereist is, hoe worden die daar dan bij betrokken? Krijgen zij de nodige ondersteuning om de verbeteringen ook op hun niveau uit te voeren?</w:t>
      </w:r>
    </w:p>
    <w:p w14:paraId="7374CD23"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2EEAE06"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79971530" w14:textId="77777777" w:rsidR="00620228" w:rsidRPr="00620228" w:rsidRDefault="2E926AA2" w:rsidP="008B02C3">
      <w:pPr>
        <w:pStyle w:val="Kop3"/>
      </w:pPr>
      <w:bookmarkStart w:id="73" w:name="_Toc459722091"/>
      <w:bookmarkStart w:id="74" w:name="_Toc520208356"/>
      <w:bookmarkStart w:id="75" w:name="_Toc523153270"/>
      <w:r>
        <w:lastRenderedPageBreak/>
        <w:t>Erkenningscriteria m.b.t. de veiligheid van de gegevens</w:t>
      </w:r>
      <w:bookmarkEnd w:id="73"/>
      <w:bookmarkEnd w:id="74"/>
      <w:bookmarkEnd w:id="75"/>
    </w:p>
    <w:p w14:paraId="3414B9B1" w14:textId="77777777" w:rsidR="00620228" w:rsidRPr="00620228" w:rsidRDefault="00620228" w:rsidP="00620228">
      <w:pPr>
        <w:widowControl/>
        <w:autoSpaceDE/>
        <w:autoSpaceDN/>
        <w:spacing w:after="160" w:line="288" w:lineRule="auto"/>
        <w:jc w:val="both"/>
        <w:rPr>
          <w:rFonts w:ascii="Arial" w:hAnsi="Arial" w:cs="Arial"/>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047B05CB" w14:textId="77777777" w:rsidTr="2E926AA2">
        <w:trPr>
          <w:cantSplit/>
          <w:trHeight w:val="1125"/>
        </w:trPr>
        <w:tc>
          <w:tcPr>
            <w:tcW w:w="10471" w:type="dxa"/>
            <w:gridSpan w:val="6"/>
            <w:tcBorders>
              <w:bottom w:val="nil"/>
            </w:tcBorders>
            <w:shd w:val="clear" w:color="auto" w:fill="auto"/>
          </w:tcPr>
          <w:p w14:paraId="1A247A78"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76" w:name="_Toc523153271"/>
            <w:r w:rsidRPr="2E926AA2">
              <w:rPr>
                <w:rFonts w:ascii="Arial" w:eastAsia="Times New Roman" w:hAnsi="Arial" w:cs="Arial"/>
                <w:color w:val="1F4D78"/>
                <w:lang w:val="nl-BE"/>
              </w:rPr>
              <w:t>De gepaste fysieke, technische en organisatorische maatregelen zijn genomen om de opslag, de toegang tot en het gebruik van de gegevens te beveiligen</w:t>
            </w:r>
            <w:bookmarkEnd w:id="76"/>
          </w:p>
        </w:tc>
      </w:tr>
      <w:tr w:rsidR="0097257A" w:rsidRPr="00942738" w14:paraId="73F4BD1E" w14:textId="77777777" w:rsidTr="2E926AA2">
        <w:trPr>
          <w:cantSplit/>
          <w:trHeight w:val="466"/>
        </w:trPr>
        <w:tc>
          <w:tcPr>
            <w:tcW w:w="10471" w:type="dxa"/>
            <w:gridSpan w:val="6"/>
            <w:tcBorders>
              <w:bottom w:val="nil"/>
            </w:tcBorders>
            <w:shd w:val="clear" w:color="auto" w:fill="BFBFBF" w:themeFill="background1" w:themeFillShade="BF"/>
          </w:tcPr>
          <w:p w14:paraId="7E99F90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7C404D" w14:paraId="756E81A4" w14:textId="77777777" w:rsidTr="2E926AA2">
        <w:trPr>
          <w:cantSplit/>
          <w:trHeight w:val="610"/>
        </w:trPr>
        <w:tc>
          <w:tcPr>
            <w:tcW w:w="10471" w:type="dxa"/>
            <w:gridSpan w:val="6"/>
            <w:tcBorders>
              <w:bottom w:val="nil"/>
            </w:tcBorders>
            <w:shd w:val="clear" w:color="auto" w:fill="auto"/>
          </w:tcPr>
          <w:p w14:paraId="0F080DBB" w14:textId="77777777" w:rsidR="00B26971" w:rsidRDefault="00B26971"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gebouwenregister wordt opgezet en beheerd volgens de generieke architectuur en infrastructuur van de Vlaamse basisregisters en dit in een cloud-omgeving. </w:t>
            </w:r>
            <w:r w:rsidR="00201119">
              <w:rPr>
                <w:rFonts w:ascii="Arial" w:hAnsi="Arial" w:cs="Arial"/>
                <w:sz w:val="20"/>
                <w:szCs w:val="20"/>
                <w:lang w:val="nl-BE"/>
              </w:rPr>
              <w:t xml:space="preserve">Op dit moment is er nog geen rechtstreeks beheer op het gebouwenregister opgezet. Het is enkel mogelijk het gebouwenregister te raadplegen. </w:t>
            </w:r>
          </w:p>
          <w:p w14:paraId="43036CB7" w14:textId="77777777" w:rsidR="0097257A" w:rsidRPr="00620228" w:rsidRDefault="0097257A" w:rsidP="00201119">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tc>
      </w:tr>
      <w:tr w:rsidR="0097257A" w:rsidRPr="00620228" w14:paraId="1B0FE540" w14:textId="77777777" w:rsidTr="2E926AA2">
        <w:trPr>
          <w:cantSplit/>
          <w:trHeight w:val="466"/>
        </w:trPr>
        <w:tc>
          <w:tcPr>
            <w:tcW w:w="5232" w:type="dxa"/>
            <w:gridSpan w:val="3"/>
            <w:tcBorders>
              <w:bottom w:val="nil"/>
            </w:tcBorders>
            <w:shd w:val="clear" w:color="auto" w:fill="FFFFFF" w:themeFill="background1"/>
          </w:tcPr>
          <w:p w14:paraId="2B7076A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483B052"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62D295F8" w14:textId="77777777" w:rsidTr="2E926AA2">
        <w:trPr>
          <w:trHeight w:val="706"/>
        </w:trPr>
        <w:tc>
          <w:tcPr>
            <w:tcW w:w="5232" w:type="dxa"/>
            <w:gridSpan w:val="3"/>
          </w:tcPr>
          <w:p w14:paraId="4BDA8936"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9CEC8F7"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D00783C"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6115ABC"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22E95937" w14:textId="77777777" w:rsidTr="2E926AA2">
        <w:trPr>
          <w:cantSplit/>
          <w:trHeight w:val="466"/>
        </w:trPr>
        <w:tc>
          <w:tcPr>
            <w:tcW w:w="10471" w:type="dxa"/>
            <w:gridSpan w:val="6"/>
            <w:shd w:val="clear" w:color="auto" w:fill="C0C0C0"/>
          </w:tcPr>
          <w:p w14:paraId="43D0235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EEC16D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D104FD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25D3180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E4CF42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93F0D1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2E67A3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497F1ED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234A45A"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891C24C"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4AD7C0E4"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20FCF28" w14:textId="77777777" w:rsidR="0097257A" w:rsidRPr="00620228" w:rsidRDefault="00927AC8"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438B13B0" w14:textId="77777777" w:rsidR="0097257A" w:rsidRPr="00620228" w:rsidRDefault="0097257A" w:rsidP="00283CF5">
            <w:pPr>
              <w:keepNext/>
              <w:widowControl/>
              <w:autoSpaceDE/>
              <w:autoSpaceDN/>
              <w:spacing w:before="120" w:after="120"/>
              <w:jc w:val="center"/>
              <w:rPr>
                <w:rFonts w:cs="Times New Roman"/>
                <w:b/>
                <w:lang w:val="nl-BE"/>
              </w:rPr>
            </w:pPr>
          </w:p>
        </w:tc>
      </w:tr>
    </w:tbl>
    <w:p w14:paraId="2CCE8754"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A2A72F7"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9893238"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fysieke maatregelen die de beheersinstantie genomen heeft om de opslag, de toegang tot en het gebruik van de gegevens in de gegevensbron te beveiligen, bijv. toegangsbeveiliging tot de plaats waar de infrastructuur van de gegevensbron zich bevindt</w:t>
      </w:r>
    </w:p>
    <w:p w14:paraId="3F584292"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technische maatregelen die de beheersinstantie genomen heeft om de opslag, de toegang tot en het gebruik van de gegevens in de gegevensbron te beveiligen, bijv. gebruik van eID om toegang te krijgen tot de beheersinterface van de gegevensbron</w:t>
      </w:r>
    </w:p>
    <w:p w14:paraId="37FEA5AB" w14:textId="77777777" w:rsidR="00620228" w:rsidRPr="00162F63"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organisatorische maatregelen die de beheersinstantie genomen heeft om de opslag, de toegang tot en het gebruik van de gegevens in de gegevensbron te beveiligen, bijv. duidelijke rolafbakening tussen gegevensinvoerders en gegevensbeheerders</w:t>
      </w:r>
    </w:p>
    <w:p w14:paraId="3F2667AA"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6F65F2D5" w14:textId="77777777" w:rsidTr="2E926AA2">
        <w:trPr>
          <w:cantSplit/>
          <w:trHeight w:val="781"/>
        </w:trPr>
        <w:tc>
          <w:tcPr>
            <w:tcW w:w="10471" w:type="dxa"/>
            <w:gridSpan w:val="6"/>
            <w:tcBorders>
              <w:bottom w:val="nil"/>
            </w:tcBorders>
            <w:shd w:val="clear" w:color="auto" w:fill="auto"/>
          </w:tcPr>
          <w:p w14:paraId="3F63B6BB"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77" w:name="_Toc523153272"/>
            <w:r w:rsidRPr="2E926AA2">
              <w:rPr>
                <w:rFonts w:ascii="Arial" w:eastAsia="Times New Roman" w:hAnsi="Arial" w:cs="Arial"/>
                <w:color w:val="1F4D78"/>
                <w:lang w:val="nl-BE"/>
              </w:rPr>
              <w:lastRenderedPageBreak/>
              <w:t>Het is mogelijk de gegevens te auditen, d.w.z. wijzigingen in de gegevens op te sporen (en de historiek van de toegang tot en het gebruik van de gegevens op te vragen)</w:t>
            </w:r>
            <w:bookmarkEnd w:id="77"/>
          </w:p>
        </w:tc>
      </w:tr>
      <w:tr w:rsidR="0097257A" w:rsidRPr="00942738" w14:paraId="69D5974C" w14:textId="77777777" w:rsidTr="2E926AA2">
        <w:trPr>
          <w:cantSplit/>
          <w:trHeight w:val="466"/>
        </w:trPr>
        <w:tc>
          <w:tcPr>
            <w:tcW w:w="10471" w:type="dxa"/>
            <w:gridSpan w:val="6"/>
            <w:tcBorders>
              <w:bottom w:val="nil"/>
            </w:tcBorders>
            <w:shd w:val="clear" w:color="auto" w:fill="BFBFBF" w:themeFill="background1" w:themeFillShade="BF"/>
          </w:tcPr>
          <w:p w14:paraId="3521B97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59021A08" w14:textId="77777777" w:rsidTr="2E926AA2">
        <w:trPr>
          <w:cantSplit/>
          <w:trHeight w:val="610"/>
        </w:trPr>
        <w:tc>
          <w:tcPr>
            <w:tcW w:w="10471" w:type="dxa"/>
            <w:gridSpan w:val="6"/>
            <w:tcBorders>
              <w:bottom w:val="nil"/>
            </w:tcBorders>
            <w:shd w:val="clear" w:color="auto" w:fill="auto"/>
          </w:tcPr>
          <w:p w14:paraId="421A22DD" w14:textId="77777777" w:rsidR="00BE6FBD" w:rsidRDefault="00BE6FBD" w:rsidP="00BE6FBD">
            <w:pPr>
              <w:jc w:val="both"/>
              <w:rPr>
                <w:bCs/>
                <w:lang w:val="nl-BE"/>
              </w:rPr>
            </w:pPr>
            <w:r w:rsidRPr="00BE6FBD">
              <w:rPr>
                <w:lang w:val="nl-BE"/>
              </w:rPr>
              <w:t xml:space="preserve">De referentiearchitectuur voor een basisregister in het stelsel van basisregisters wordt opgebouwd volgens het principe van Event Sourcing samen met het CQRS </w:t>
            </w:r>
            <w:r w:rsidRPr="00BE6FBD">
              <w:rPr>
                <w:i/>
                <w:lang w:val="nl-BE"/>
              </w:rPr>
              <w:t>(</w:t>
            </w:r>
            <w:r w:rsidRPr="00BE6FBD">
              <w:rPr>
                <w:bCs/>
                <w:i/>
                <w:lang w:val="nl-BE"/>
              </w:rPr>
              <w:t>Command Query Responsibility Segregation)</w:t>
            </w:r>
            <w:r w:rsidRPr="00BE6FBD">
              <w:rPr>
                <w:b/>
                <w:bCs/>
                <w:lang w:val="nl-BE"/>
              </w:rPr>
              <w:t xml:space="preserve"> </w:t>
            </w:r>
            <w:r w:rsidRPr="00BE6FBD">
              <w:rPr>
                <w:bCs/>
                <w:lang w:val="nl-BE"/>
              </w:rPr>
              <w:t xml:space="preserve">patroon. Fundamenteel voor een basisregister is dat het een volledige geschiedenis van data in het register </w:t>
            </w:r>
            <w:r w:rsidR="00501452">
              <w:rPr>
                <w:bCs/>
                <w:lang w:val="nl-BE"/>
              </w:rPr>
              <w:t>bijhoudt. Dit wordt gegarandeerd</w:t>
            </w:r>
            <w:r w:rsidRPr="00BE6FBD">
              <w:rPr>
                <w:bCs/>
                <w:lang w:val="nl-BE"/>
              </w:rPr>
              <w:t xml:space="preserve"> door de Events. Event sourcing is een eenduidige, tijds-geordende sequentie van gebeurtenissen. Dit levert de noodzakelijke databasis voor een basisregister. </w:t>
            </w:r>
          </w:p>
          <w:p w14:paraId="7FB85378" w14:textId="77777777" w:rsidR="00BE6FBD" w:rsidRPr="00BE6FBD" w:rsidRDefault="00BE6FBD" w:rsidP="00BE6FBD">
            <w:pPr>
              <w:jc w:val="both"/>
              <w:rPr>
                <w:bCs/>
                <w:lang w:val="nl-BE"/>
              </w:rPr>
            </w:pPr>
            <w:r>
              <w:rPr>
                <w:bCs/>
                <w:lang w:val="nl-BE"/>
              </w:rPr>
              <w:t xml:space="preserve">Het ontsluiten van de historiek naar de afnemers is in ontwikkeling. </w:t>
            </w:r>
          </w:p>
          <w:p w14:paraId="5D6724F8" w14:textId="77777777" w:rsidR="0097257A" w:rsidRPr="00620228" w:rsidRDefault="0097257A" w:rsidP="00BE6FBD">
            <w:pPr>
              <w:jc w:val="both"/>
              <w:rPr>
                <w:rFonts w:ascii="Arial" w:hAnsi="Arial" w:cs="Arial"/>
                <w:sz w:val="20"/>
                <w:szCs w:val="20"/>
                <w:lang w:val="nl-BE"/>
              </w:rPr>
            </w:pPr>
          </w:p>
        </w:tc>
      </w:tr>
      <w:tr w:rsidR="0097257A" w:rsidRPr="00620228" w14:paraId="004030F3" w14:textId="77777777" w:rsidTr="2E926AA2">
        <w:trPr>
          <w:cantSplit/>
          <w:trHeight w:val="466"/>
        </w:trPr>
        <w:tc>
          <w:tcPr>
            <w:tcW w:w="5232" w:type="dxa"/>
            <w:gridSpan w:val="3"/>
            <w:tcBorders>
              <w:bottom w:val="nil"/>
            </w:tcBorders>
            <w:shd w:val="clear" w:color="auto" w:fill="FFFFFF" w:themeFill="background1"/>
          </w:tcPr>
          <w:p w14:paraId="40AD79E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A295F7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4E9D0714" w14:textId="77777777" w:rsidTr="2E926AA2">
        <w:trPr>
          <w:trHeight w:val="706"/>
        </w:trPr>
        <w:tc>
          <w:tcPr>
            <w:tcW w:w="5232" w:type="dxa"/>
            <w:gridSpan w:val="3"/>
          </w:tcPr>
          <w:p w14:paraId="39A29027"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C80F2A6"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9E9A14B"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42DDB607"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2C5E3BE2" w14:textId="77777777" w:rsidTr="2E926AA2">
        <w:trPr>
          <w:cantSplit/>
          <w:trHeight w:val="466"/>
        </w:trPr>
        <w:tc>
          <w:tcPr>
            <w:tcW w:w="10471" w:type="dxa"/>
            <w:gridSpan w:val="6"/>
            <w:shd w:val="clear" w:color="auto" w:fill="C0C0C0"/>
          </w:tcPr>
          <w:p w14:paraId="7925709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40B896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62C28E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72979D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6D34CE4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DD96B9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900F03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0070993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9A3FD93"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2343EEA9"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00277F6C" w14:textId="77777777" w:rsidR="0097257A" w:rsidRPr="00620228" w:rsidRDefault="00BE6FBD"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0650044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46C14B3F" w14:textId="77777777" w:rsidR="0097257A" w:rsidRPr="00620228" w:rsidRDefault="0097257A" w:rsidP="00283CF5">
            <w:pPr>
              <w:keepNext/>
              <w:widowControl/>
              <w:autoSpaceDE/>
              <w:autoSpaceDN/>
              <w:spacing w:before="120" w:after="120"/>
              <w:jc w:val="center"/>
              <w:rPr>
                <w:rFonts w:cs="Times New Roman"/>
                <w:b/>
                <w:lang w:val="nl-BE"/>
              </w:rPr>
            </w:pPr>
          </w:p>
        </w:tc>
      </w:tr>
    </w:tbl>
    <w:p w14:paraId="7AB2F18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DE8AF5F"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29CA11C"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de mogelijkheid om wijzigingen in de gegevens op te sporen, d.w.z. houdt de gegevensbron bij wie welke gegevens wanneer gewijzigd heeft, en biedt het de mogelijkheid om die historiek te raadplegen?</w:t>
      </w:r>
    </w:p>
    <w:p w14:paraId="6DDD819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Is die historiek meteen beschikbaar, d.w.z. kan die interactief geraadpleegd worden, of dient er apart opzoekwerk te gebeuren door bijv. een systeembeheerder om een auditvraag te kunnen beantwoorden?</w:t>
      </w:r>
    </w:p>
    <w:p w14:paraId="65C1769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9EE6421"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942738" w14:paraId="3C447F82" w14:textId="77777777" w:rsidTr="2E926AA2">
        <w:trPr>
          <w:cantSplit/>
          <w:trHeight w:val="1125"/>
        </w:trPr>
        <w:tc>
          <w:tcPr>
            <w:tcW w:w="10471" w:type="dxa"/>
            <w:gridSpan w:val="6"/>
            <w:tcBorders>
              <w:bottom w:val="nil"/>
            </w:tcBorders>
            <w:shd w:val="clear" w:color="auto" w:fill="auto"/>
          </w:tcPr>
          <w:p w14:paraId="59841C74"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78" w:name="_Toc523153273"/>
            <w:r w:rsidRPr="2E926AA2">
              <w:rPr>
                <w:rFonts w:ascii="Arial" w:eastAsia="Times New Roman" w:hAnsi="Arial" w:cs="Arial"/>
                <w:color w:val="1F4D78"/>
                <w:lang w:val="nl-BE"/>
              </w:rPr>
              <w:lastRenderedPageBreak/>
              <w:t>De beheersinstantie laat op regelmatige basis een veiligheidsaudit uitvoeren om na te gaan of de veiligheidsmaatregelen nageleefd worden (zoals voorzien in de binnen Vlaanderen geldende veiligheidsstandaarden)</w:t>
            </w:r>
            <w:bookmarkEnd w:id="78"/>
          </w:p>
        </w:tc>
      </w:tr>
      <w:tr w:rsidR="0097257A" w:rsidRPr="00942738" w14:paraId="65F1619D" w14:textId="77777777" w:rsidTr="2E926AA2">
        <w:trPr>
          <w:cantSplit/>
          <w:trHeight w:val="466"/>
        </w:trPr>
        <w:tc>
          <w:tcPr>
            <w:tcW w:w="10471" w:type="dxa"/>
            <w:gridSpan w:val="6"/>
            <w:tcBorders>
              <w:bottom w:val="nil"/>
            </w:tcBorders>
            <w:shd w:val="clear" w:color="auto" w:fill="BFBFBF" w:themeFill="background1" w:themeFillShade="BF"/>
          </w:tcPr>
          <w:p w14:paraId="2ADC714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942738" w14:paraId="7F744D38" w14:textId="77777777" w:rsidTr="2E926AA2">
        <w:trPr>
          <w:cantSplit/>
          <w:trHeight w:val="610"/>
        </w:trPr>
        <w:tc>
          <w:tcPr>
            <w:tcW w:w="10471" w:type="dxa"/>
            <w:gridSpan w:val="6"/>
            <w:tcBorders>
              <w:bottom w:val="nil"/>
            </w:tcBorders>
            <w:shd w:val="clear" w:color="auto" w:fill="auto"/>
          </w:tcPr>
          <w:p w14:paraId="783ABB2B" w14:textId="77777777" w:rsid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Het gebouwenregister bevat geen persoonsgegevens</w:t>
            </w:r>
          </w:p>
          <w:p w14:paraId="002B597C" w14:textId="77777777" w:rsidR="002B707C" w:rsidRP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Op het niveau van Informatie Vlaanderen werd een ICT veiligheidscoördinator aangesteld. </w:t>
            </w:r>
            <w:r w:rsidRPr="002B707C">
              <w:rPr>
                <w:rFonts w:ascii="Arial" w:hAnsi="Arial" w:cs="Arial"/>
                <w:sz w:val="20"/>
                <w:szCs w:val="20"/>
                <w:lang w:val="nl-BE"/>
              </w:rPr>
              <w:t xml:space="preserve">Deze zorgt ervoor dat alle data in het beheer van Informatie Vlaanderen op een correcte en volgens de vigerende standaarden wordt beschermd. </w:t>
            </w:r>
          </w:p>
          <w:p w14:paraId="1A149D13" w14:textId="77777777" w:rsid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sidRPr="002B707C">
              <w:rPr>
                <w:rFonts w:ascii="Arial" w:hAnsi="Arial" w:cs="Arial"/>
                <w:sz w:val="20"/>
                <w:szCs w:val="20"/>
                <w:lang w:val="nl-BE"/>
              </w:rPr>
              <w:t>Informatie Vlaanderen beschikt over een goedgekeurd veiligheidsplan. Dit werd opgemaakt door interne medewerkers en dateert van september 2016</w:t>
            </w:r>
          </w:p>
          <w:p w14:paraId="23DAB022" w14:textId="77777777" w:rsidR="002B707C" w:rsidRPr="00620228" w:rsidRDefault="002B707C" w:rsidP="002B707C">
            <w:pPr>
              <w:widowControl/>
              <w:autoSpaceDE/>
              <w:autoSpaceDN/>
              <w:spacing w:before="120" w:after="120" w:line="259" w:lineRule="auto"/>
              <w:ind w:left="360"/>
              <w:contextualSpacing/>
              <w:rPr>
                <w:rFonts w:ascii="Arial" w:hAnsi="Arial" w:cs="Arial"/>
                <w:sz w:val="20"/>
                <w:szCs w:val="20"/>
                <w:lang w:val="nl-BE"/>
              </w:rPr>
            </w:pPr>
          </w:p>
          <w:p w14:paraId="17A3BC1C"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BC6EE35" w14:textId="77777777" w:rsidTr="2E926AA2">
        <w:trPr>
          <w:cantSplit/>
          <w:trHeight w:val="466"/>
        </w:trPr>
        <w:tc>
          <w:tcPr>
            <w:tcW w:w="5232" w:type="dxa"/>
            <w:gridSpan w:val="3"/>
            <w:tcBorders>
              <w:bottom w:val="nil"/>
            </w:tcBorders>
            <w:shd w:val="clear" w:color="auto" w:fill="FFFFFF" w:themeFill="background1"/>
          </w:tcPr>
          <w:p w14:paraId="2BC34F6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EC94E1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942738" w14:paraId="05AD9279" w14:textId="77777777" w:rsidTr="2E926AA2">
        <w:trPr>
          <w:trHeight w:val="706"/>
        </w:trPr>
        <w:tc>
          <w:tcPr>
            <w:tcW w:w="5232" w:type="dxa"/>
            <w:gridSpan w:val="3"/>
          </w:tcPr>
          <w:p w14:paraId="69AD0CF1" w14:textId="77777777" w:rsidR="002B707C" w:rsidRDefault="002B707C"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ICT veiligheidscoördinator</w:t>
            </w:r>
          </w:p>
          <w:p w14:paraId="2ED66167" w14:textId="77777777" w:rsidR="0097257A" w:rsidRPr="00620228" w:rsidRDefault="0014769D"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AIV beschikt over een goedgekeurd ICT veiligheidsplan</w:t>
            </w:r>
          </w:p>
          <w:p w14:paraId="71637CD0"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10B833F2" w14:textId="77777777" w:rsidR="0097257A" w:rsidRPr="00620228" w:rsidRDefault="0097257A" w:rsidP="002B707C">
            <w:pPr>
              <w:widowControl/>
              <w:numPr>
                <w:ilvl w:val="0"/>
                <w:numId w:val="21"/>
              </w:numPr>
              <w:autoSpaceDE/>
              <w:autoSpaceDN/>
              <w:spacing w:before="60" w:after="60" w:line="288" w:lineRule="auto"/>
              <w:ind w:left="351" w:hanging="284"/>
              <w:contextualSpacing/>
              <w:rPr>
                <w:rFonts w:cs="Times New Roman"/>
                <w:lang w:val="nl-BE"/>
              </w:rPr>
            </w:pPr>
          </w:p>
        </w:tc>
      </w:tr>
      <w:tr w:rsidR="0097257A" w:rsidRPr="00620228" w14:paraId="13AF7817" w14:textId="77777777" w:rsidTr="2E926AA2">
        <w:trPr>
          <w:cantSplit/>
          <w:trHeight w:val="466"/>
        </w:trPr>
        <w:tc>
          <w:tcPr>
            <w:tcW w:w="10471" w:type="dxa"/>
            <w:gridSpan w:val="6"/>
            <w:shd w:val="clear" w:color="auto" w:fill="C0C0C0"/>
          </w:tcPr>
          <w:p w14:paraId="6ED8F15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936760A"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D9EC9F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FB7111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0D17DC6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676F199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C36465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3A8E580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95B3B11"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BF5E86C"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63E24AC7"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7B5BA26F" w14:textId="77777777" w:rsidR="0097257A" w:rsidRPr="00620228" w:rsidRDefault="002B707C"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05737CFB" w14:textId="77777777" w:rsidR="0097257A" w:rsidRPr="00620228" w:rsidRDefault="0097257A" w:rsidP="00283CF5">
            <w:pPr>
              <w:keepNext/>
              <w:widowControl/>
              <w:autoSpaceDE/>
              <w:autoSpaceDN/>
              <w:spacing w:before="120" w:after="120"/>
              <w:jc w:val="center"/>
              <w:rPr>
                <w:rFonts w:cs="Times New Roman"/>
                <w:b/>
                <w:lang w:val="nl-BE"/>
              </w:rPr>
            </w:pPr>
          </w:p>
        </w:tc>
      </w:tr>
    </w:tbl>
    <w:p w14:paraId="01D3591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40D6D5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228A655"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De Vlaamse Regering legde op 25 april 2003 het veiligheidsbeleid vast in het charter “ICT-veiligheidsbeleid voor de beleidsdomeinen van de Vlaamse overheid” (voor meer informatie, zie </w:t>
      </w:r>
      <w:r w:rsidR="0055167A">
        <w:fldChar w:fldCharType="begin"/>
      </w:r>
      <w:r w:rsidR="0055167A" w:rsidRPr="00966EE3">
        <w:rPr>
          <w:lang w:val="nl-BE"/>
          <w:rPrChange w:id="79" w:author="Veerle Beyaert" w:date="2018-12-13T14:18:00Z">
            <w:rPr/>
          </w:rPrChange>
        </w:rPr>
        <w:instrText xml:space="preserve"> HYPERLINK "http://intranet.vonet.be/generiek-ict-veiligheidsbeleid" \h </w:instrText>
      </w:r>
      <w:r w:rsidR="0055167A">
        <w:fldChar w:fldCharType="separate"/>
      </w:r>
      <w:r w:rsidRPr="2E926AA2">
        <w:rPr>
          <w:rFonts w:ascii="Arial" w:hAnsi="Arial" w:cs="Arial"/>
          <w:color w:val="0563C1"/>
          <w:sz w:val="20"/>
          <w:szCs w:val="20"/>
          <w:u w:val="single"/>
          <w:lang w:val="nl-BE"/>
        </w:rPr>
        <w:t>http://intranet.vonet.be/generiek-ict-veiligheidsbeleid</w:t>
      </w:r>
      <w:r w:rsidR="0055167A">
        <w:rPr>
          <w:rFonts w:ascii="Arial" w:hAnsi="Arial" w:cs="Arial"/>
          <w:color w:val="0563C1"/>
          <w:sz w:val="20"/>
          <w:szCs w:val="20"/>
          <w:u w:val="single"/>
          <w:lang w:val="nl-BE"/>
        </w:rPr>
        <w:fldChar w:fldCharType="end"/>
      </w:r>
      <w:r w:rsidRPr="2E926AA2">
        <w:rPr>
          <w:rFonts w:ascii="Arial" w:hAnsi="Arial" w:cs="Arial"/>
          <w:sz w:val="20"/>
          <w:szCs w:val="20"/>
          <w:lang w:val="nl-BE"/>
        </w:rPr>
        <w:t>). Wordt er op regelmatige basis een veiligheidsaudit uitgevoerd in opdracht van de beheersinstantie waarin er nagegaan wordt of de gegevensbron voldoet aan de veiligheidsmaatregelen voorzien in dit charter?</w:t>
      </w:r>
    </w:p>
    <w:p w14:paraId="5C81E1CB"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Door wie wordt deze veiligheidsaudit uitgevoerd, door interne medewerkers of door externe experten?</w:t>
      </w:r>
    </w:p>
    <w:p w14:paraId="7DC01D8E"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Is er een recente veiligheidsaudit beschikbaar ter inzage? Van wanneer dateert het? </w:t>
      </w:r>
    </w:p>
    <w:p w14:paraId="4E3AD79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26E3B70"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p w14:paraId="19EB0145" w14:textId="77777777" w:rsidR="00620228" w:rsidRPr="00620228" w:rsidRDefault="2E926AA2" w:rsidP="008B02C3">
      <w:pPr>
        <w:pStyle w:val="Kop3"/>
      </w:pPr>
      <w:bookmarkStart w:id="80" w:name="_Toc459722096"/>
      <w:bookmarkStart w:id="81" w:name="_Toc520208361"/>
      <w:bookmarkStart w:id="82" w:name="_Toc523153274"/>
      <w:r>
        <w:lastRenderedPageBreak/>
        <w:t>Erkenningscriteria m.b.t. de financiering van de gegevens</w:t>
      </w:r>
      <w:bookmarkEnd w:id="80"/>
      <w:bookmarkEnd w:id="81"/>
      <w:bookmarkEnd w:id="82"/>
    </w:p>
    <w:p w14:paraId="679C75C7"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942738" w14:paraId="780B0F3C" w14:textId="77777777" w:rsidTr="2E926AA2">
        <w:trPr>
          <w:cantSplit/>
          <w:trHeight w:val="1125"/>
        </w:trPr>
        <w:tc>
          <w:tcPr>
            <w:tcW w:w="10471" w:type="dxa"/>
            <w:gridSpan w:val="6"/>
            <w:tcBorders>
              <w:bottom w:val="nil"/>
            </w:tcBorders>
            <w:shd w:val="clear" w:color="auto" w:fill="auto"/>
          </w:tcPr>
          <w:p w14:paraId="785F3898" w14:textId="77777777"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83" w:name="_Toc523153275"/>
            <w:r w:rsidRPr="2E926AA2">
              <w:rPr>
                <w:rFonts w:ascii="Arial" w:eastAsia="Times New Roman" w:hAnsi="Arial" w:cs="Arial"/>
                <w:color w:val="1F4D78"/>
                <w:lang w:val="nl-BE"/>
              </w:rPr>
              <w:t>De beheersinstantie (en de gegevensinitiatoren) beschikken over de nodige blijvende financiering om het adequaat inzamelen en beheren van de gegevens te garanderen</w:t>
            </w:r>
            <w:bookmarkEnd w:id="83"/>
          </w:p>
        </w:tc>
      </w:tr>
      <w:tr w:rsidR="00162F63" w:rsidRPr="00942738" w14:paraId="4EF07C3C" w14:textId="77777777" w:rsidTr="2E926AA2">
        <w:trPr>
          <w:cantSplit/>
          <w:trHeight w:val="466"/>
        </w:trPr>
        <w:tc>
          <w:tcPr>
            <w:tcW w:w="10471" w:type="dxa"/>
            <w:gridSpan w:val="6"/>
            <w:tcBorders>
              <w:bottom w:val="nil"/>
            </w:tcBorders>
            <w:shd w:val="clear" w:color="auto" w:fill="BFBFBF" w:themeFill="background1" w:themeFillShade="BF"/>
          </w:tcPr>
          <w:p w14:paraId="5B545FEA"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942738" w14:paraId="65C80FD8" w14:textId="77777777" w:rsidTr="2E926AA2">
        <w:trPr>
          <w:cantSplit/>
          <w:trHeight w:val="610"/>
        </w:trPr>
        <w:tc>
          <w:tcPr>
            <w:tcW w:w="10471" w:type="dxa"/>
            <w:gridSpan w:val="6"/>
            <w:tcBorders>
              <w:bottom w:val="nil"/>
            </w:tcBorders>
            <w:shd w:val="clear" w:color="auto" w:fill="auto"/>
          </w:tcPr>
          <w:p w14:paraId="7ADAD6AC" w14:textId="77777777" w:rsidR="008775A7" w:rsidRPr="008775A7" w:rsidRDefault="008775A7" w:rsidP="008775A7">
            <w:pPr>
              <w:widowControl/>
              <w:numPr>
                <w:ilvl w:val="0"/>
                <w:numId w:val="25"/>
              </w:numPr>
              <w:tabs>
                <w:tab w:val="num" w:pos="720"/>
              </w:tabs>
              <w:autoSpaceDE/>
              <w:autoSpaceDN/>
              <w:spacing w:line="259" w:lineRule="auto"/>
              <w:ind w:left="351" w:hanging="284"/>
              <w:contextualSpacing/>
              <w:rPr>
                <w:rFonts w:ascii="Arial" w:hAnsi="Arial" w:cs="Arial"/>
                <w:sz w:val="20"/>
                <w:szCs w:val="20"/>
                <w:lang w:val="nl-BE"/>
              </w:rPr>
            </w:pPr>
            <w:r w:rsidRPr="008775A7">
              <w:rPr>
                <w:rFonts w:ascii="Arial" w:hAnsi="Arial" w:cs="Arial"/>
                <w:sz w:val="20"/>
                <w:szCs w:val="20"/>
                <w:lang w:val="nl-BE"/>
              </w:rPr>
              <w:t>Het register werd ontwikkeld met fondsen van Vlaanderen Radicaal Digitaal 2015</w:t>
            </w:r>
            <w:r w:rsidR="004F3FCF">
              <w:rPr>
                <w:rFonts w:ascii="Arial" w:hAnsi="Arial" w:cs="Arial"/>
                <w:sz w:val="20"/>
                <w:szCs w:val="20"/>
                <w:lang w:val="nl-BE"/>
              </w:rPr>
              <w:t xml:space="preserve"> en financiering vanuit het VEA</w:t>
            </w:r>
          </w:p>
          <w:p w14:paraId="386A6C43" w14:textId="77777777" w:rsidR="00162F63" w:rsidRPr="008775A7" w:rsidRDefault="00162F63" w:rsidP="008775A7">
            <w:pPr>
              <w:widowControl/>
              <w:numPr>
                <w:ilvl w:val="0"/>
                <w:numId w:val="25"/>
              </w:numPr>
              <w:tabs>
                <w:tab w:val="num" w:pos="720"/>
              </w:tabs>
              <w:autoSpaceDE/>
              <w:autoSpaceDN/>
              <w:spacing w:line="259" w:lineRule="auto"/>
              <w:ind w:left="351" w:hanging="284"/>
              <w:contextualSpacing/>
              <w:rPr>
                <w:rFonts w:ascii="Arial" w:hAnsi="Arial" w:cs="Arial"/>
                <w:sz w:val="20"/>
                <w:szCs w:val="20"/>
                <w:lang w:val="nl-BE"/>
              </w:rPr>
            </w:pPr>
          </w:p>
        </w:tc>
      </w:tr>
      <w:tr w:rsidR="00162F63" w:rsidRPr="00620228" w14:paraId="0B27804D" w14:textId="77777777" w:rsidTr="2E926AA2">
        <w:trPr>
          <w:cantSplit/>
          <w:trHeight w:val="466"/>
        </w:trPr>
        <w:tc>
          <w:tcPr>
            <w:tcW w:w="5232" w:type="dxa"/>
            <w:gridSpan w:val="3"/>
            <w:tcBorders>
              <w:bottom w:val="nil"/>
            </w:tcBorders>
            <w:shd w:val="clear" w:color="auto" w:fill="FFFFFF" w:themeFill="background1"/>
          </w:tcPr>
          <w:p w14:paraId="4714B293"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00139AD5"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942738" w14:paraId="48C9CB7F" w14:textId="77777777" w:rsidTr="2E926AA2">
        <w:trPr>
          <w:trHeight w:val="706"/>
        </w:trPr>
        <w:tc>
          <w:tcPr>
            <w:tcW w:w="5232" w:type="dxa"/>
            <w:gridSpan w:val="3"/>
          </w:tcPr>
          <w:p w14:paraId="0571AFD1" w14:textId="77777777" w:rsidR="00162F63" w:rsidRPr="00620228" w:rsidRDefault="00162F63" w:rsidP="000E0517">
            <w:pPr>
              <w:widowControl/>
              <w:numPr>
                <w:ilvl w:val="0"/>
                <w:numId w:val="21"/>
              </w:numPr>
              <w:autoSpaceDE/>
              <w:autoSpaceDN/>
              <w:spacing w:before="60" w:after="60" w:line="288" w:lineRule="auto"/>
              <w:ind w:left="351" w:hanging="284"/>
              <w:contextualSpacing/>
              <w:rPr>
                <w:rFonts w:cs="Times New Roman"/>
                <w:lang w:val="nl-BE"/>
              </w:rPr>
            </w:pPr>
          </w:p>
        </w:tc>
        <w:tc>
          <w:tcPr>
            <w:tcW w:w="5239" w:type="dxa"/>
            <w:gridSpan w:val="3"/>
          </w:tcPr>
          <w:p w14:paraId="75729BA4" w14:textId="77777777" w:rsidR="008775A7" w:rsidRPr="00620228" w:rsidRDefault="004F3FCF" w:rsidP="002B707C">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Financiering van de d</w:t>
            </w:r>
            <w:r w:rsidR="008775A7">
              <w:rPr>
                <w:rFonts w:cs="Times New Roman"/>
                <w:lang w:val="nl-BE"/>
              </w:rPr>
              <w:t xml:space="preserve">oorontwikkeling en </w:t>
            </w:r>
            <w:r>
              <w:rPr>
                <w:rFonts w:cs="Times New Roman"/>
                <w:lang w:val="nl-BE"/>
              </w:rPr>
              <w:t xml:space="preserve">het </w:t>
            </w:r>
            <w:r w:rsidR="008775A7">
              <w:rPr>
                <w:rFonts w:cs="Times New Roman"/>
                <w:lang w:val="nl-BE"/>
              </w:rPr>
              <w:t xml:space="preserve">onderhoud is 100% afhankelijk van </w:t>
            </w:r>
            <w:r>
              <w:rPr>
                <w:rFonts w:cs="Times New Roman"/>
                <w:lang w:val="nl-BE"/>
              </w:rPr>
              <w:t xml:space="preserve">de </w:t>
            </w:r>
            <w:r w:rsidR="008775A7">
              <w:rPr>
                <w:rFonts w:cs="Times New Roman"/>
                <w:lang w:val="nl-BE"/>
              </w:rPr>
              <w:t>dotatie</w:t>
            </w:r>
            <w:r>
              <w:rPr>
                <w:rFonts w:cs="Times New Roman"/>
                <w:lang w:val="nl-BE"/>
              </w:rPr>
              <w:t xml:space="preserve"> van Informatie Vlaanderen</w:t>
            </w:r>
          </w:p>
        </w:tc>
      </w:tr>
      <w:tr w:rsidR="00162F63" w:rsidRPr="00620228" w14:paraId="48066249" w14:textId="77777777" w:rsidTr="2E926AA2">
        <w:trPr>
          <w:cantSplit/>
          <w:trHeight w:val="466"/>
        </w:trPr>
        <w:tc>
          <w:tcPr>
            <w:tcW w:w="10471" w:type="dxa"/>
            <w:gridSpan w:val="6"/>
            <w:shd w:val="clear" w:color="auto" w:fill="C0C0C0"/>
          </w:tcPr>
          <w:p w14:paraId="0090A494"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178BABD5"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7F55DEB"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B20C5AE"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34C7EBA"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8A6693A"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31FD719"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1782499D"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644BC45F" w14:textId="77777777" w:rsidR="00162F63" w:rsidRPr="00620228" w:rsidRDefault="005810A0" w:rsidP="00283CF5">
            <w:pPr>
              <w:keepNext/>
              <w:widowControl/>
              <w:autoSpaceDE/>
              <w:autoSpaceDN/>
              <w:spacing w:before="120" w:after="120"/>
              <w:jc w:val="center"/>
              <w:rPr>
                <w:rFonts w:cs="Times New Roman"/>
                <w:b/>
                <w:lang w:val="nl-BE"/>
              </w:rPr>
            </w:pPr>
            <w:r>
              <w:rPr>
                <w:rFonts w:cs="Times New Roman"/>
                <w:b/>
                <w:lang w:val="nl-BE"/>
              </w:rPr>
              <w:t>x</w:t>
            </w:r>
          </w:p>
        </w:tc>
        <w:tc>
          <w:tcPr>
            <w:tcW w:w="1965" w:type="dxa"/>
          </w:tcPr>
          <w:p w14:paraId="49B960FB"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67CA494F"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566B4A84"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6D169C97" w14:textId="77777777" w:rsidR="00162F63" w:rsidRPr="00620228" w:rsidRDefault="00162F63" w:rsidP="00283CF5">
            <w:pPr>
              <w:keepNext/>
              <w:widowControl/>
              <w:autoSpaceDE/>
              <w:autoSpaceDN/>
              <w:spacing w:before="120" w:after="120"/>
              <w:jc w:val="center"/>
              <w:rPr>
                <w:rFonts w:cs="Times New Roman"/>
                <w:b/>
                <w:lang w:val="nl-BE"/>
              </w:rPr>
            </w:pPr>
          </w:p>
        </w:tc>
      </w:tr>
    </w:tbl>
    <w:p w14:paraId="7C4ED024"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693F98C"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5D97575"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Het inzamelen van de gegevens door de gegevensinitiatoren, het doorsturen en verwerken van deze gegevens, en het beheren van de gegevens door de beheersinstantie</w:t>
      </w:r>
      <w:r w:rsidRPr="2E926AA2">
        <w:rPr>
          <w:rFonts w:cs="Times New Roman"/>
          <w:lang w:val="nl-BE"/>
        </w:rPr>
        <w:t xml:space="preserve"> </w:t>
      </w:r>
      <w:r w:rsidRPr="2E926AA2">
        <w:rPr>
          <w:rFonts w:ascii="Arial" w:hAnsi="Arial" w:cs="Arial"/>
          <w:sz w:val="20"/>
          <w:szCs w:val="20"/>
          <w:lang w:val="nl-BE"/>
        </w:rPr>
        <w:t>zal blijvend geld kosten. Beschikt de beheersinstantie en de gegevensinitiatoren) over de nodige financiering om deze blijvende uitgaves te betalen?</w:t>
      </w:r>
    </w:p>
    <w:p w14:paraId="227BDE40"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deze financiering helemaal niet of slechts onvoldoende aanwezig is, hoe denken de beheersinstantie (en de gegevensinitiatoren) toch aan deze verplichting te voldoen?</w:t>
      </w:r>
    </w:p>
    <w:p w14:paraId="050A017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BE5E466"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942738" w14:paraId="34381C73" w14:textId="77777777" w:rsidTr="2E926AA2">
        <w:trPr>
          <w:cantSplit/>
          <w:trHeight w:val="1125"/>
        </w:trPr>
        <w:tc>
          <w:tcPr>
            <w:tcW w:w="10471" w:type="dxa"/>
            <w:gridSpan w:val="6"/>
            <w:tcBorders>
              <w:bottom w:val="nil"/>
            </w:tcBorders>
            <w:shd w:val="clear" w:color="auto" w:fill="auto"/>
          </w:tcPr>
          <w:p w14:paraId="6D781E87" w14:textId="77777777"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84" w:name="_Toc523153276"/>
            <w:r w:rsidRPr="2E926AA2">
              <w:rPr>
                <w:rFonts w:ascii="Arial" w:eastAsia="Times New Roman" w:hAnsi="Arial" w:cs="Arial"/>
                <w:color w:val="1F4D78"/>
                <w:lang w:val="nl-BE"/>
              </w:rPr>
              <w:lastRenderedPageBreak/>
              <w:t>De beheersinstantie beschikt over de nodige blijvende financiering om het bouwen en gebruiken van de raadpleeg- en overdrachtdiensten te garanderen</w:t>
            </w:r>
            <w:bookmarkStart w:id="85" w:name="_GoBack"/>
            <w:bookmarkEnd w:id="84"/>
            <w:bookmarkEnd w:id="85"/>
          </w:p>
        </w:tc>
      </w:tr>
      <w:tr w:rsidR="00162F63" w:rsidRPr="00942738" w14:paraId="3DDB9135" w14:textId="77777777" w:rsidTr="2E926AA2">
        <w:trPr>
          <w:cantSplit/>
          <w:trHeight w:val="466"/>
        </w:trPr>
        <w:tc>
          <w:tcPr>
            <w:tcW w:w="10471" w:type="dxa"/>
            <w:gridSpan w:val="6"/>
            <w:tcBorders>
              <w:bottom w:val="nil"/>
            </w:tcBorders>
            <w:shd w:val="clear" w:color="auto" w:fill="BFBFBF" w:themeFill="background1" w:themeFillShade="BF"/>
          </w:tcPr>
          <w:p w14:paraId="67A847E9"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942738" w14:paraId="61FE44B7" w14:textId="77777777" w:rsidTr="2E926AA2">
        <w:trPr>
          <w:cantSplit/>
          <w:trHeight w:val="610"/>
        </w:trPr>
        <w:tc>
          <w:tcPr>
            <w:tcW w:w="10471" w:type="dxa"/>
            <w:gridSpan w:val="6"/>
            <w:tcBorders>
              <w:bottom w:val="nil"/>
            </w:tcBorders>
            <w:shd w:val="clear" w:color="auto" w:fill="auto"/>
          </w:tcPr>
          <w:p w14:paraId="2B5E76BF" w14:textId="77777777" w:rsidR="00162F63" w:rsidRPr="00620228" w:rsidRDefault="004F3FCF" w:rsidP="00283CF5">
            <w:pPr>
              <w:widowControl/>
              <w:autoSpaceDE/>
              <w:autoSpaceDN/>
              <w:spacing w:before="120" w:after="120"/>
              <w:ind w:left="67"/>
              <w:rPr>
                <w:rFonts w:ascii="Arial" w:hAnsi="Arial" w:cs="Arial"/>
                <w:sz w:val="20"/>
                <w:szCs w:val="20"/>
                <w:lang w:val="nl-BE"/>
              </w:rPr>
            </w:pPr>
            <w:r w:rsidRPr="004F3FCF">
              <w:rPr>
                <w:rFonts w:ascii="Arial" w:hAnsi="Arial" w:cs="Arial"/>
                <w:sz w:val="20"/>
                <w:szCs w:val="20"/>
                <w:lang w:val="nl-BE"/>
              </w:rPr>
              <w:t>Financiering van de doorontwikkeling en het onderhoud is 100% afhankelijk van de dotatie van Informatie Vlaanderen</w:t>
            </w:r>
            <w:r w:rsidRPr="004F3FCF" w:rsidDel="004F3FCF">
              <w:rPr>
                <w:rFonts w:ascii="Arial" w:hAnsi="Arial" w:cs="Arial"/>
                <w:sz w:val="20"/>
                <w:szCs w:val="20"/>
                <w:lang w:val="nl-BE"/>
              </w:rPr>
              <w:t xml:space="preserve"> </w:t>
            </w:r>
          </w:p>
        </w:tc>
      </w:tr>
      <w:tr w:rsidR="00162F63" w:rsidRPr="00620228" w14:paraId="6276DDCC" w14:textId="77777777" w:rsidTr="2E926AA2">
        <w:trPr>
          <w:cantSplit/>
          <w:trHeight w:val="466"/>
        </w:trPr>
        <w:tc>
          <w:tcPr>
            <w:tcW w:w="5232" w:type="dxa"/>
            <w:gridSpan w:val="3"/>
            <w:tcBorders>
              <w:bottom w:val="nil"/>
            </w:tcBorders>
            <w:shd w:val="clear" w:color="auto" w:fill="FFFFFF" w:themeFill="background1"/>
          </w:tcPr>
          <w:p w14:paraId="729F1DAF"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D42B06B"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4F3FCF" w14:paraId="333DE72A" w14:textId="77777777" w:rsidTr="2E926AA2">
        <w:trPr>
          <w:trHeight w:val="706"/>
        </w:trPr>
        <w:tc>
          <w:tcPr>
            <w:tcW w:w="5232" w:type="dxa"/>
            <w:gridSpan w:val="3"/>
          </w:tcPr>
          <w:p w14:paraId="0527CEA7" w14:textId="77777777" w:rsidR="00162F63" w:rsidRPr="00620228" w:rsidRDefault="00162F63" w:rsidP="000E0517">
            <w:pPr>
              <w:widowControl/>
              <w:numPr>
                <w:ilvl w:val="0"/>
                <w:numId w:val="21"/>
              </w:numPr>
              <w:autoSpaceDE/>
              <w:autoSpaceDN/>
              <w:spacing w:before="60" w:after="60" w:line="288" w:lineRule="auto"/>
              <w:ind w:left="351" w:hanging="284"/>
              <w:contextualSpacing/>
              <w:rPr>
                <w:rFonts w:cs="Times New Roman"/>
                <w:lang w:val="nl-BE"/>
              </w:rPr>
            </w:pPr>
          </w:p>
        </w:tc>
        <w:tc>
          <w:tcPr>
            <w:tcW w:w="5239" w:type="dxa"/>
            <w:gridSpan w:val="3"/>
          </w:tcPr>
          <w:p w14:paraId="632F9397" w14:textId="77777777" w:rsidR="00162F63" w:rsidRPr="00620228" w:rsidRDefault="00162F63" w:rsidP="000E0517">
            <w:pPr>
              <w:widowControl/>
              <w:numPr>
                <w:ilvl w:val="0"/>
                <w:numId w:val="21"/>
              </w:numPr>
              <w:autoSpaceDE/>
              <w:autoSpaceDN/>
              <w:spacing w:before="60" w:after="60" w:line="288" w:lineRule="auto"/>
              <w:ind w:left="351" w:hanging="284"/>
              <w:contextualSpacing/>
              <w:rPr>
                <w:rFonts w:cs="Times New Roman"/>
                <w:lang w:val="nl-BE"/>
              </w:rPr>
            </w:pPr>
          </w:p>
        </w:tc>
      </w:tr>
      <w:tr w:rsidR="00162F63" w:rsidRPr="00620228" w14:paraId="10ED5DA7" w14:textId="77777777" w:rsidTr="2E926AA2">
        <w:trPr>
          <w:cantSplit/>
          <w:trHeight w:val="466"/>
        </w:trPr>
        <w:tc>
          <w:tcPr>
            <w:tcW w:w="10471" w:type="dxa"/>
            <w:gridSpan w:val="6"/>
            <w:shd w:val="clear" w:color="auto" w:fill="C0C0C0"/>
          </w:tcPr>
          <w:p w14:paraId="68DA11E5"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440CB65F"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7D2E92E0"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7EC598F4"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7D89B2F6"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6A37DFB"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924CE56"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21A4FE0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6BD4164" w14:textId="77777777" w:rsidR="00162F63" w:rsidRPr="00620228" w:rsidRDefault="005810A0" w:rsidP="00283CF5">
            <w:pPr>
              <w:keepNext/>
              <w:widowControl/>
              <w:autoSpaceDE/>
              <w:autoSpaceDN/>
              <w:spacing w:before="120" w:after="120"/>
              <w:jc w:val="center"/>
              <w:rPr>
                <w:rFonts w:cs="Times New Roman"/>
                <w:b/>
                <w:lang w:val="nl-BE"/>
              </w:rPr>
            </w:pPr>
            <w:r>
              <w:rPr>
                <w:rFonts w:cs="Times New Roman"/>
                <w:b/>
                <w:lang w:val="nl-BE"/>
              </w:rPr>
              <w:t>x</w:t>
            </w:r>
          </w:p>
        </w:tc>
        <w:tc>
          <w:tcPr>
            <w:tcW w:w="1965" w:type="dxa"/>
          </w:tcPr>
          <w:p w14:paraId="15825BDE"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450B1283"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54D214A3"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1A6EA462" w14:textId="77777777" w:rsidR="00162F63" w:rsidRPr="00620228" w:rsidRDefault="00162F63" w:rsidP="00283CF5">
            <w:pPr>
              <w:keepNext/>
              <w:widowControl/>
              <w:autoSpaceDE/>
              <w:autoSpaceDN/>
              <w:spacing w:before="120" w:after="120"/>
              <w:jc w:val="center"/>
              <w:rPr>
                <w:rFonts w:cs="Times New Roman"/>
                <w:b/>
                <w:lang w:val="nl-BE"/>
              </w:rPr>
            </w:pPr>
          </w:p>
        </w:tc>
      </w:tr>
    </w:tbl>
    <w:p w14:paraId="51B2DFE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644C768"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7A2D1DA"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De gegevensbron moet over raadpleeg- en overdrachtdiensten beschikken. Het initieel bouwen van dergelijke diensten, het verder ontwikkelen, beveiligen en onderhouden van deze diensten en het ondersteunen van de gegevensafnemers zal blijvend geld kosten. Beschikt de beheersinstantie over de nodige financiering om deze blijvende uitgaves te betalen?</w:t>
      </w:r>
    </w:p>
    <w:p w14:paraId="2C594F58" w14:textId="77777777"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deze financiering helemaal niet of slechts onvoldoende aanwezig is, hoe denkt de beheersinstantie toch aan deze verplichting te voldoen?</w:t>
      </w:r>
    </w:p>
    <w:p w14:paraId="7945B0D1" w14:textId="77777777" w:rsidR="00D00362" w:rsidRDefault="00D00362" w:rsidP="001B061B">
      <w:pPr>
        <w:widowControl/>
        <w:autoSpaceDE/>
        <w:autoSpaceDN/>
        <w:spacing w:after="160" w:line="288" w:lineRule="auto"/>
        <w:contextualSpacing/>
        <w:jc w:val="both"/>
        <w:rPr>
          <w:rFonts w:ascii="Arial" w:hAnsi="Arial" w:cs="Arial"/>
          <w:sz w:val="20"/>
          <w:szCs w:val="20"/>
          <w:lang w:val="nl-BE"/>
        </w:rPr>
      </w:pPr>
    </w:p>
    <w:p w14:paraId="019D3791" w14:textId="77777777" w:rsidR="00D00362" w:rsidRDefault="2E926AA2" w:rsidP="00D00362">
      <w:pPr>
        <w:pStyle w:val="Kop3"/>
      </w:pPr>
      <w:r>
        <w:t>Erkenningscriteria m.b.t. de interoperabiliteit van de gegevens</w:t>
      </w:r>
    </w:p>
    <w:p w14:paraId="0769700C" w14:textId="77777777" w:rsidR="00D00362" w:rsidRDefault="00D00362" w:rsidP="00D00362">
      <w:pPr>
        <w:pStyle w:val="Kop3"/>
        <w:numPr>
          <w:ilvl w:val="0"/>
          <w:numId w:val="0"/>
        </w:numPr>
        <w:ind w:left="360" w:hanging="360"/>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942738" w14:paraId="52A100F0" w14:textId="77777777" w:rsidTr="2E926AA2">
        <w:trPr>
          <w:cantSplit/>
          <w:trHeight w:val="1125"/>
        </w:trPr>
        <w:tc>
          <w:tcPr>
            <w:tcW w:w="10471" w:type="dxa"/>
            <w:gridSpan w:val="6"/>
            <w:tcBorders>
              <w:bottom w:val="nil"/>
            </w:tcBorders>
            <w:shd w:val="clear" w:color="auto" w:fill="auto"/>
          </w:tcPr>
          <w:p w14:paraId="72FC42F1" w14:textId="77777777"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r w:rsidRPr="2E926AA2">
              <w:rPr>
                <w:rFonts w:ascii="Arial" w:eastAsia="Times New Roman" w:hAnsi="Arial" w:cs="Arial"/>
                <w:color w:val="1F4D78"/>
                <w:lang w:val="nl-BE"/>
              </w:rPr>
              <w:t xml:space="preserve">Semantische Interoperabiliteit: de  betekenis van de data is in lijn met standaarden die erkend zijn door het Stuurorgaan Vlaams Informatie en ICT-beleid: ‘OSLO – Datastandaarden’, Interfederale standaarden, Europese en/of Internationale standaarden </w:t>
            </w:r>
          </w:p>
        </w:tc>
      </w:tr>
      <w:tr w:rsidR="00D00362" w:rsidRPr="00942738" w14:paraId="781C0C81" w14:textId="77777777" w:rsidTr="2E926AA2">
        <w:trPr>
          <w:cantSplit/>
          <w:trHeight w:val="466"/>
        </w:trPr>
        <w:tc>
          <w:tcPr>
            <w:tcW w:w="10471" w:type="dxa"/>
            <w:gridSpan w:val="6"/>
            <w:tcBorders>
              <w:bottom w:val="nil"/>
            </w:tcBorders>
            <w:shd w:val="clear" w:color="auto" w:fill="BFBFBF" w:themeFill="background1" w:themeFillShade="BF"/>
          </w:tcPr>
          <w:p w14:paraId="05ADD048"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942738" w14:paraId="38D16950" w14:textId="77777777" w:rsidTr="2E926AA2">
        <w:trPr>
          <w:cantSplit/>
          <w:trHeight w:val="610"/>
        </w:trPr>
        <w:tc>
          <w:tcPr>
            <w:tcW w:w="10471" w:type="dxa"/>
            <w:gridSpan w:val="6"/>
            <w:tcBorders>
              <w:bottom w:val="nil"/>
            </w:tcBorders>
            <w:shd w:val="clear" w:color="auto" w:fill="auto"/>
          </w:tcPr>
          <w:p w14:paraId="6718B376" w14:textId="77777777" w:rsidR="00D00362" w:rsidRDefault="007C404D"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w:t>
            </w:r>
            <w:r w:rsidR="009A4836">
              <w:rPr>
                <w:rFonts w:ascii="Arial" w:hAnsi="Arial" w:cs="Arial"/>
                <w:sz w:val="20"/>
                <w:szCs w:val="20"/>
                <w:lang w:val="nl-BE"/>
              </w:rPr>
              <w:t>projectteam en de werkgroep Gebouwenregister werken</w:t>
            </w:r>
            <w:r w:rsidR="0014769D">
              <w:rPr>
                <w:rFonts w:ascii="Arial" w:hAnsi="Arial" w:cs="Arial"/>
                <w:sz w:val="20"/>
                <w:szCs w:val="20"/>
                <w:lang w:val="nl-BE"/>
              </w:rPr>
              <w:t xml:space="preserve"> met het OSLO team</w:t>
            </w:r>
            <w:r w:rsidR="009A4836">
              <w:rPr>
                <w:rFonts w:ascii="Arial" w:hAnsi="Arial" w:cs="Arial"/>
                <w:sz w:val="20"/>
                <w:szCs w:val="20"/>
                <w:lang w:val="nl-BE"/>
              </w:rPr>
              <w:t xml:space="preserve"> samen aan de kandidaat standaard OSLO-Gebouw</w:t>
            </w:r>
            <w:r w:rsidR="0014769D">
              <w:rPr>
                <w:rFonts w:ascii="Arial" w:hAnsi="Arial" w:cs="Arial"/>
                <w:sz w:val="20"/>
                <w:szCs w:val="20"/>
                <w:lang w:val="nl-BE"/>
              </w:rPr>
              <w:t xml:space="preserve">, waarin ook de afstemming met het INSPIRE Building thema gemaakt wordt. </w:t>
            </w:r>
          </w:p>
          <w:p w14:paraId="39A9A6C9" w14:textId="77777777" w:rsidR="009362E9" w:rsidRPr="00620228" w:rsidRDefault="009362E9"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projectteam werkt ook mee aan de interfederale afstemming in de werkgroep GT BUNI</w:t>
            </w:r>
          </w:p>
          <w:p w14:paraId="3C703C98"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01ED6AC2" w14:textId="77777777" w:rsidTr="2E926AA2">
        <w:trPr>
          <w:cantSplit/>
          <w:trHeight w:val="466"/>
        </w:trPr>
        <w:tc>
          <w:tcPr>
            <w:tcW w:w="5232" w:type="dxa"/>
            <w:gridSpan w:val="3"/>
            <w:tcBorders>
              <w:bottom w:val="nil"/>
            </w:tcBorders>
            <w:shd w:val="clear" w:color="auto" w:fill="FFFFFF" w:themeFill="background1"/>
          </w:tcPr>
          <w:p w14:paraId="54C1F096"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F37921F"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942738" w14:paraId="077FAC30" w14:textId="77777777" w:rsidTr="2E926AA2">
        <w:trPr>
          <w:trHeight w:val="706"/>
        </w:trPr>
        <w:tc>
          <w:tcPr>
            <w:tcW w:w="5232" w:type="dxa"/>
            <w:gridSpan w:val="3"/>
          </w:tcPr>
          <w:p w14:paraId="0C25507F" w14:textId="77777777" w:rsidR="00D00362" w:rsidRPr="00620228" w:rsidRDefault="00243E63" w:rsidP="00111CFE">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Nauwe samenwerking en kennisuitwisseling met OSLO team </w:t>
            </w:r>
          </w:p>
          <w:p w14:paraId="0E8DDE93"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73A06DFA" w14:textId="77777777" w:rsidR="00D00362" w:rsidRPr="00620228" w:rsidRDefault="00243E63" w:rsidP="00111CFE">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OSLO datastandaard gebouw is nog in ontwikkeling</w:t>
            </w:r>
          </w:p>
          <w:p w14:paraId="6CA816CD"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608CAAE2" w14:textId="77777777" w:rsidTr="2E926AA2">
        <w:trPr>
          <w:cantSplit/>
          <w:trHeight w:val="466"/>
        </w:trPr>
        <w:tc>
          <w:tcPr>
            <w:tcW w:w="10471" w:type="dxa"/>
            <w:gridSpan w:val="6"/>
            <w:shd w:val="clear" w:color="auto" w:fill="C0C0C0"/>
          </w:tcPr>
          <w:p w14:paraId="47FD6EB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54E5A07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F84827C"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lastRenderedPageBreak/>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98E957A"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E095FA2"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68A69C6C"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ACBBB84"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6391663D"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8495264"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7FEA8E68"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646621F1"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3D3105A0" w14:textId="77777777" w:rsidR="00D00362" w:rsidRPr="00620228" w:rsidRDefault="007C404D" w:rsidP="00111CFE">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1CB19442" w14:textId="77777777" w:rsidR="00D00362" w:rsidRPr="00620228" w:rsidRDefault="00D00362" w:rsidP="00111CFE">
            <w:pPr>
              <w:keepNext/>
              <w:widowControl/>
              <w:autoSpaceDE/>
              <w:autoSpaceDN/>
              <w:spacing w:before="120" w:after="120"/>
              <w:jc w:val="center"/>
              <w:rPr>
                <w:rFonts w:cs="Times New Roman"/>
                <w:b/>
                <w:lang w:val="nl-BE"/>
              </w:rPr>
            </w:pPr>
          </w:p>
        </w:tc>
      </w:tr>
    </w:tbl>
    <w:p w14:paraId="5C0C3030"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5AA18F35"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2FFC211" w14:textId="77777777"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Voldoet de semantiek waarin de gegevens kunnen opgevraagd worden aan de binnen Vlaanderen geldende datastandaarden?</w:t>
      </w:r>
    </w:p>
    <w:p w14:paraId="28C4C98A" w14:textId="77777777" w:rsidR="0050274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er voor het domein geen OSLO-standaard beschikbaar is, voldoen de gegevens dan aan een andere Open Datastandaard (ISA²)?</w:t>
      </w:r>
    </w:p>
    <w:p w14:paraId="207471ED" w14:textId="77777777" w:rsidR="00D00362" w:rsidRDefault="00D00362" w:rsidP="00D00362">
      <w:pPr>
        <w:widowControl/>
        <w:autoSpaceDE/>
        <w:autoSpaceDN/>
        <w:spacing w:after="160" w:line="288" w:lineRule="auto"/>
        <w:contextualSpacing/>
        <w:jc w:val="both"/>
        <w:rPr>
          <w:rFonts w:ascii="Arial" w:hAnsi="Arial" w:cs="Arial"/>
          <w:sz w:val="20"/>
          <w:szCs w:val="20"/>
          <w:lang w:val="nl-BE"/>
        </w:rPr>
      </w:pPr>
    </w:p>
    <w:p w14:paraId="2E4363D2" w14:textId="77777777" w:rsidR="00D00362" w:rsidRPr="00620228" w:rsidRDefault="00D00362" w:rsidP="00D00362">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942738" w14:paraId="7BA567B2" w14:textId="77777777" w:rsidTr="2E926AA2">
        <w:trPr>
          <w:cantSplit/>
          <w:trHeight w:val="1125"/>
        </w:trPr>
        <w:tc>
          <w:tcPr>
            <w:tcW w:w="10471" w:type="dxa"/>
            <w:gridSpan w:val="6"/>
            <w:tcBorders>
              <w:bottom w:val="nil"/>
            </w:tcBorders>
            <w:shd w:val="clear" w:color="auto" w:fill="auto"/>
          </w:tcPr>
          <w:p w14:paraId="6A593725" w14:textId="77777777"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bookmarkStart w:id="86" w:name="_Hlk524443328"/>
            <w:r w:rsidRPr="2E926AA2">
              <w:rPr>
                <w:rFonts w:ascii="Arial" w:eastAsia="Times New Roman" w:hAnsi="Arial" w:cs="Arial"/>
                <w:color w:val="1F4D78"/>
                <w:lang w:val="nl-BE"/>
              </w:rPr>
              <w:t xml:space="preserve">Technische Interoperabiliteit: de data is beschikbaar in een open formaat dat toelaat om de informatie te raadplegen en te verwerken. Het dataformaat mag vrij van licentierechten worden toegepast, gebruikt en gehanteerd. </w:t>
            </w:r>
          </w:p>
        </w:tc>
      </w:tr>
      <w:bookmarkEnd w:id="86"/>
      <w:tr w:rsidR="00D00362" w:rsidRPr="00942738" w14:paraId="65B540A7" w14:textId="77777777" w:rsidTr="2E926AA2">
        <w:trPr>
          <w:cantSplit/>
          <w:trHeight w:val="466"/>
        </w:trPr>
        <w:tc>
          <w:tcPr>
            <w:tcW w:w="10471" w:type="dxa"/>
            <w:gridSpan w:val="6"/>
            <w:tcBorders>
              <w:bottom w:val="nil"/>
            </w:tcBorders>
            <w:shd w:val="clear" w:color="auto" w:fill="BFBFBF" w:themeFill="background1" w:themeFillShade="BF"/>
          </w:tcPr>
          <w:p w14:paraId="13880F07"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942738" w14:paraId="03F327AE" w14:textId="77777777" w:rsidTr="2E926AA2">
        <w:trPr>
          <w:cantSplit/>
          <w:trHeight w:val="610"/>
        </w:trPr>
        <w:tc>
          <w:tcPr>
            <w:tcW w:w="10471" w:type="dxa"/>
            <w:gridSpan w:val="6"/>
            <w:tcBorders>
              <w:bottom w:val="nil"/>
            </w:tcBorders>
            <w:shd w:val="clear" w:color="auto" w:fill="auto"/>
          </w:tcPr>
          <w:p w14:paraId="757E40F3" w14:textId="77777777" w:rsidR="00D00362" w:rsidRPr="00620228" w:rsidRDefault="0014769D"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gebouwenregister wordt ontsloten via een RE</w:t>
            </w:r>
            <w:r w:rsidR="002B707C">
              <w:rPr>
                <w:rFonts w:ascii="Arial" w:hAnsi="Arial" w:cs="Arial"/>
                <w:sz w:val="20"/>
                <w:szCs w:val="20"/>
                <w:lang w:val="nl-BE"/>
              </w:rPr>
              <w:t>ST</w:t>
            </w:r>
            <w:r>
              <w:rPr>
                <w:rFonts w:ascii="Arial" w:hAnsi="Arial" w:cs="Arial"/>
                <w:sz w:val="20"/>
                <w:szCs w:val="20"/>
                <w:lang w:val="nl-BE"/>
              </w:rPr>
              <w:t xml:space="preserve"> API die het open formaat JSON ondersteunt</w:t>
            </w:r>
          </w:p>
          <w:p w14:paraId="078E94E7"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559F000C" w14:textId="77777777" w:rsidTr="2E926AA2">
        <w:trPr>
          <w:cantSplit/>
          <w:trHeight w:val="466"/>
        </w:trPr>
        <w:tc>
          <w:tcPr>
            <w:tcW w:w="5232" w:type="dxa"/>
            <w:gridSpan w:val="3"/>
            <w:tcBorders>
              <w:bottom w:val="nil"/>
            </w:tcBorders>
            <w:shd w:val="clear" w:color="auto" w:fill="FFFFFF" w:themeFill="background1"/>
          </w:tcPr>
          <w:p w14:paraId="2245F5CF"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0F3D77E"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620228" w14:paraId="67A0779D" w14:textId="77777777" w:rsidTr="2E926AA2">
        <w:trPr>
          <w:trHeight w:val="706"/>
        </w:trPr>
        <w:tc>
          <w:tcPr>
            <w:tcW w:w="5232" w:type="dxa"/>
            <w:gridSpan w:val="3"/>
          </w:tcPr>
          <w:p w14:paraId="4FD1AF30"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3A3AB4AE"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793254CB"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1AEBEAEE"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7C8EC5C2" w14:textId="77777777" w:rsidTr="2E926AA2">
        <w:trPr>
          <w:cantSplit/>
          <w:trHeight w:val="466"/>
        </w:trPr>
        <w:tc>
          <w:tcPr>
            <w:tcW w:w="10471" w:type="dxa"/>
            <w:gridSpan w:val="6"/>
            <w:shd w:val="clear" w:color="auto" w:fill="C0C0C0"/>
          </w:tcPr>
          <w:p w14:paraId="1219A2FF"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67F54279"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C459B5E"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5660A3C"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6A39CA1"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DBC977E"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70C8FCB"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78D2FB9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47041318"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025D5238"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5127E14B"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01FAE7DF" w14:textId="77777777" w:rsidR="00D00362" w:rsidRPr="00620228" w:rsidRDefault="0014769D" w:rsidP="00111CFE">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119E1687" w14:textId="77777777" w:rsidR="00D00362" w:rsidRPr="00620228" w:rsidRDefault="00D00362" w:rsidP="00111CFE">
            <w:pPr>
              <w:keepNext/>
              <w:widowControl/>
              <w:autoSpaceDE/>
              <w:autoSpaceDN/>
              <w:spacing w:before="120" w:after="120"/>
              <w:jc w:val="center"/>
              <w:rPr>
                <w:rFonts w:cs="Times New Roman"/>
                <w:b/>
                <w:lang w:val="nl-BE"/>
              </w:rPr>
            </w:pPr>
          </w:p>
        </w:tc>
      </w:tr>
    </w:tbl>
    <w:p w14:paraId="510A58FF"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15050EC6"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E147720" w14:textId="77777777" w:rsidR="00D00362" w:rsidRPr="00C20D4A"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Voorbeelden van open formaten die vrij zijn van licentierechten zijn JSON, JSON-LD, WKT</w:t>
      </w:r>
    </w:p>
    <w:p w14:paraId="722B057A" w14:textId="77777777" w:rsidR="00D00362" w:rsidRPr="00C20D4A" w:rsidRDefault="2E926AA2" w:rsidP="2E926AA2">
      <w:pPr>
        <w:widowControl/>
        <w:numPr>
          <w:ilvl w:val="0"/>
          <w:numId w:val="21"/>
        </w:numPr>
        <w:autoSpaceDE/>
        <w:autoSpaceDN/>
        <w:spacing w:after="160" w:line="288" w:lineRule="auto"/>
        <w:contextualSpacing/>
        <w:jc w:val="both"/>
        <w:rPr>
          <w:sz w:val="20"/>
          <w:szCs w:val="20"/>
          <w:lang w:val="nl-BE"/>
        </w:rPr>
      </w:pPr>
      <w:r w:rsidRPr="2E926AA2">
        <w:rPr>
          <w:rFonts w:ascii="Arial" w:hAnsi="Arial" w:cs="Arial"/>
          <w:sz w:val="20"/>
          <w:szCs w:val="20"/>
          <w:lang w:val="nl-BE"/>
        </w:rPr>
        <w:t>Bij voorkeur wordt er een dataformaat gebruikt met een machine leesbare beschrijving van de betekenis van de data (semantiek) zoals JSON-LD.</w:t>
      </w:r>
    </w:p>
    <w:sectPr w:rsidR="00D00362" w:rsidRPr="00C20D4A" w:rsidSect="00766AD0">
      <w:pgSz w:w="11910" w:h="16840"/>
      <w:pgMar w:top="1220" w:right="820" w:bottom="940" w:left="680" w:header="915"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82AC99" w14:textId="77777777" w:rsidR="00942738" w:rsidRDefault="00942738">
      <w:r>
        <w:separator/>
      </w:r>
    </w:p>
  </w:endnote>
  <w:endnote w:type="continuationSeparator" w:id="0">
    <w:p w14:paraId="71B050B3" w14:textId="77777777" w:rsidR="00942738" w:rsidRDefault="00942738">
      <w:r>
        <w:continuationSeparator/>
      </w:r>
    </w:p>
  </w:endnote>
  <w:endnote w:type="continuationNotice" w:id="1">
    <w:p w14:paraId="7BC954F1" w14:textId="77777777" w:rsidR="00942738" w:rsidRDefault="009427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4FAE3" w14:textId="77777777" w:rsidR="00942738" w:rsidRDefault="0094273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5C0" w14:textId="77777777" w:rsidR="00942738" w:rsidRDefault="00942738">
    <w:pPr>
      <w:pStyle w:val="Plattetekst"/>
      <w:spacing w:line="14" w:lineRule="auto"/>
      <w:rPr>
        <w:sz w:val="20"/>
      </w:rPr>
    </w:pPr>
  </w:p>
  <w:p w14:paraId="59043983" w14:textId="77777777" w:rsidR="00942738" w:rsidRDefault="00942738">
    <w:pPr>
      <w:pStyle w:val="Plattetekst"/>
      <w:spacing w:line="14" w:lineRule="auto"/>
      <w:rPr>
        <w:sz w:val="20"/>
      </w:rPr>
    </w:pPr>
  </w:p>
  <w:p w14:paraId="121F2A5D" w14:textId="77777777" w:rsidR="00942738" w:rsidRPr="00766AD0" w:rsidRDefault="00942738" w:rsidP="2E926AA2">
    <w:pPr>
      <w:spacing w:before="68"/>
      <w:ind w:left="112"/>
      <w:rPr>
        <w:b/>
        <w:bCs/>
        <w:sz w:val="16"/>
        <w:szCs w:val="16"/>
        <w:lang w:val="nl-BE"/>
      </w:rPr>
    </w:pPr>
    <w:r w:rsidRPr="2E926AA2">
      <w:rPr>
        <w:b/>
        <w:bCs/>
        <w:sz w:val="16"/>
        <w:szCs w:val="16"/>
        <w:lang w:val="nl-BE"/>
      </w:rPr>
      <w:t>////////////////////////////////////////////////////////////////////////////////////////////////////////////////////////////////////////////////</w:t>
    </w:r>
  </w:p>
  <w:p w14:paraId="50A8E81C" w14:textId="77777777" w:rsidR="00942738" w:rsidRPr="000C0468" w:rsidRDefault="00942738" w:rsidP="009141D9">
    <w:pPr>
      <w:spacing w:before="68"/>
      <w:ind w:left="112"/>
      <w:rPr>
        <w:b/>
        <w:sz w:val="16"/>
        <w:lang w:val="nl-BE"/>
      </w:rPr>
    </w:pPr>
  </w:p>
  <w:p w14:paraId="7ADD4818" w14:textId="77777777" w:rsidR="00942738" w:rsidRDefault="00942738">
    <w:pPr>
      <w:pStyle w:val="Plattetekst"/>
      <w:spacing w:line="14" w:lineRule="auto"/>
      <w:rPr>
        <w:sz w:val="20"/>
      </w:rPr>
    </w:pPr>
  </w:p>
  <w:p w14:paraId="1623BD54" w14:textId="77777777" w:rsidR="00942738" w:rsidRDefault="00942738">
    <w:pPr>
      <w:pStyle w:val="Plattetekst"/>
      <w:spacing w:line="14" w:lineRule="auto"/>
      <w:rPr>
        <w:sz w:val="20"/>
      </w:rPr>
    </w:pPr>
  </w:p>
  <w:p w14:paraId="7422F5B0" w14:textId="77777777" w:rsidR="00942738" w:rsidRDefault="00942738">
    <w:pPr>
      <w:pStyle w:val="Plattetekst"/>
      <w:spacing w:line="14" w:lineRule="auto"/>
      <w:rPr>
        <w:sz w:val="20"/>
      </w:rPr>
    </w:pPr>
  </w:p>
  <w:p w14:paraId="7C384749" w14:textId="77777777" w:rsidR="00942738" w:rsidRDefault="00942738">
    <w:pPr>
      <w:pStyle w:val="Plattetekst"/>
      <w:spacing w:line="14" w:lineRule="auto"/>
      <w:rPr>
        <w:sz w:val="20"/>
      </w:rPr>
    </w:pPr>
  </w:p>
  <w:p w14:paraId="1613C085" w14:textId="77777777" w:rsidR="00942738" w:rsidRDefault="00942738">
    <w:pPr>
      <w:pStyle w:val="Plattetekst"/>
      <w:spacing w:line="14" w:lineRule="auto"/>
      <w:rPr>
        <w:sz w:val="20"/>
      </w:rPr>
    </w:pPr>
  </w:p>
  <w:p w14:paraId="0ECD71AE" w14:textId="77777777" w:rsidR="00942738" w:rsidRDefault="00942738">
    <w:pPr>
      <w:pStyle w:val="Plattetekst"/>
      <w:spacing w:line="14" w:lineRule="auto"/>
      <w:rPr>
        <w:sz w:val="20"/>
      </w:rPr>
    </w:pPr>
  </w:p>
  <w:p w14:paraId="7A8EDEFF" w14:textId="77777777" w:rsidR="00942738" w:rsidRDefault="00942738">
    <w:pPr>
      <w:pStyle w:val="Plattetekst"/>
      <w:spacing w:line="14" w:lineRule="auto"/>
      <w:rPr>
        <w:sz w:val="20"/>
      </w:rPr>
    </w:pPr>
  </w:p>
  <w:p w14:paraId="560DE515" w14:textId="77777777" w:rsidR="00942738" w:rsidRDefault="00942738">
    <w:pPr>
      <w:pStyle w:val="Plattetekst"/>
      <w:spacing w:line="14" w:lineRule="auto"/>
      <w:rPr>
        <w:sz w:val="20"/>
      </w:rPr>
    </w:pPr>
  </w:p>
  <w:p w14:paraId="6E1A27A0" w14:textId="77777777" w:rsidR="00942738" w:rsidRDefault="00942738">
    <w:pPr>
      <w:pStyle w:val="Plattetekst"/>
      <w:spacing w:line="14" w:lineRule="auto"/>
      <w:rPr>
        <w:sz w:val="20"/>
      </w:rPr>
    </w:pPr>
  </w:p>
  <w:p w14:paraId="7C6F0C86" w14:textId="77777777" w:rsidR="00942738" w:rsidRDefault="00942738">
    <w:pPr>
      <w:pStyle w:val="Plattetekst"/>
      <w:spacing w:line="14" w:lineRule="auto"/>
      <w:rPr>
        <w:sz w:val="20"/>
      </w:rPr>
    </w:pPr>
  </w:p>
  <w:p w14:paraId="4B4063FE" w14:textId="77777777" w:rsidR="00942738" w:rsidRDefault="00942738">
    <w:pPr>
      <w:pStyle w:val="Plattetekst"/>
      <w:spacing w:line="14" w:lineRule="auto"/>
      <w:rPr>
        <w:sz w:val="20"/>
      </w:rPr>
    </w:pPr>
  </w:p>
  <w:p w14:paraId="0048F619" w14:textId="77777777" w:rsidR="00942738" w:rsidRDefault="00942738">
    <w:pPr>
      <w:pStyle w:val="Plattetekst"/>
      <w:spacing w:line="14" w:lineRule="auto"/>
      <w:rPr>
        <w:sz w:val="20"/>
      </w:rPr>
    </w:pPr>
    <w:r>
      <w:rPr>
        <w:noProof/>
      </w:rPr>
      <mc:AlternateContent>
        <mc:Choice Requires="wps">
          <w:drawing>
            <wp:anchor distT="0" distB="0" distL="114300" distR="114300" simplePos="0" relativeHeight="251658241" behindDoc="1" locked="0" layoutInCell="1" allowOverlap="1" wp14:anchorId="2F425EF0" wp14:editId="2040ED96">
              <wp:simplePos x="0" y="0"/>
              <wp:positionH relativeFrom="page">
                <wp:posOffset>490220</wp:posOffset>
              </wp:positionH>
              <wp:positionV relativeFrom="page">
                <wp:posOffset>10080625</wp:posOffset>
              </wp:positionV>
              <wp:extent cx="3106420" cy="175260"/>
              <wp:effectExtent l="4445" t="3175" r="3810" b="2540"/>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642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323E0" w14:textId="77777777" w:rsidR="00942738" w:rsidRPr="005221FE" w:rsidRDefault="00942738">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25EF0" id="_x0000_t202" coordsize="21600,21600" o:spt="202" path="m,l,21600r21600,l21600,xe">
              <v:stroke joinstyle="miter"/>
              <v:path gradientshapeok="t" o:connecttype="rect"/>
            </v:shapetype>
            <v:shape id="Text Box 12" o:spid="_x0000_s1028" type="#_x0000_t202" style="position:absolute;margin-left:38.6pt;margin-top:793.75pt;width:244.6pt;height:13.8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USjsQIAALE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" filled="f" stroked="f">
              <v:textbox inset="0,0,0,0">
                <w:txbxContent>
                  <w:p w14:paraId="0A5323E0" w14:textId="77777777" w:rsidR="00942738" w:rsidRPr="005221FE" w:rsidRDefault="00942738">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v:textbox>
              <w10:wrap anchorx="page" anchory="page"/>
            </v:shape>
          </w:pict>
        </mc:Fallback>
      </mc:AlternateContent>
    </w:r>
  </w:p>
  <w:p w14:paraId="0A15C300" w14:textId="77777777" w:rsidR="00942738" w:rsidRDefault="00942738">
    <w:pPr>
      <w:pStyle w:val="Plattetekst"/>
      <w:spacing w:line="14" w:lineRule="auto"/>
      <w:rPr>
        <w:sz w:val="20"/>
      </w:rPr>
    </w:pPr>
  </w:p>
  <w:p w14:paraId="7FE68707" w14:textId="77777777" w:rsidR="00942738" w:rsidRDefault="00942738">
    <w:pPr>
      <w:pStyle w:val="Plattetekst"/>
      <w:spacing w:line="14" w:lineRule="auto"/>
      <w:rPr>
        <w:sz w:val="20"/>
      </w:rPr>
    </w:pPr>
  </w:p>
  <w:p w14:paraId="49D71051" w14:textId="77777777" w:rsidR="00942738" w:rsidRDefault="00942738">
    <w:pPr>
      <w:pStyle w:val="Plattetekst"/>
      <w:spacing w:line="14" w:lineRule="auto"/>
      <w:rPr>
        <w:sz w:val="20"/>
      </w:rPr>
    </w:pPr>
  </w:p>
  <w:p w14:paraId="5A99DD00" w14:textId="77777777" w:rsidR="00942738" w:rsidRDefault="00942738">
    <w:pPr>
      <w:pStyle w:val="Plattetekst"/>
      <w:spacing w:line="14" w:lineRule="auto"/>
      <w:rPr>
        <w:sz w:val="20"/>
      </w:rPr>
    </w:pPr>
  </w:p>
  <w:p w14:paraId="5BC02037" w14:textId="77777777" w:rsidR="00942738" w:rsidRDefault="00942738">
    <w:pPr>
      <w:pStyle w:val="Plattetekst"/>
      <w:spacing w:line="14" w:lineRule="auto"/>
      <w:rPr>
        <w:sz w:val="20"/>
      </w:rPr>
    </w:pPr>
  </w:p>
  <w:p w14:paraId="74A0C84D" w14:textId="77777777" w:rsidR="00942738" w:rsidRDefault="00942738">
    <w:pPr>
      <w:pStyle w:val="Plattetekst"/>
      <w:spacing w:line="14" w:lineRule="auto"/>
      <w:rPr>
        <w:sz w:val="20"/>
      </w:rPr>
    </w:pPr>
  </w:p>
  <w:p w14:paraId="57312882" w14:textId="77777777" w:rsidR="00942738" w:rsidRDefault="00942738">
    <w:pPr>
      <w:pStyle w:val="Plattetekst"/>
      <w:spacing w:line="14" w:lineRule="auto"/>
      <w:rPr>
        <w:sz w:val="20"/>
      </w:rPr>
    </w:pPr>
  </w:p>
  <w:p w14:paraId="13EBEADB" w14:textId="77777777" w:rsidR="00942738" w:rsidRDefault="00942738">
    <w:pPr>
      <w:pStyle w:val="Plattetekst"/>
      <w:spacing w:line="14" w:lineRule="auto"/>
      <w:rPr>
        <w:sz w:val="20"/>
      </w:rPr>
    </w:pPr>
  </w:p>
  <w:p w14:paraId="5C9D8F0D" w14:textId="77777777" w:rsidR="00942738" w:rsidRDefault="00942738">
    <w:pPr>
      <w:pStyle w:val="Plattetekst"/>
      <w:spacing w:line="14" w:lineRule="auto"/>
      <w:rPr>
        <w:sz w:val="20"/>
      </w:rPr>
    </w:pPr>
  </w:p>
  <w:p w14:paraId="2385C81B" w14:textId="77777777" w:rsidR="00942738" w:rsidRDefault="00942738">
    <w:pPr>
      <w:pStyle w:val="Plattetekst"/>
      <w:spacing w:line="14" w:lineRule="auto"/>
      <w:rPr>
        <w:sz w:val="20"/>
      </w:rPr>
    </w:pPr>
  </w:p>
  <w:p w14:paraId="5E5A7A3D" w14:textId="77777777" w:rsidR="00942738" w:rsidRDefault="00942738">
    <w:pPr>
      <w:pStyle w:val="Plattetekst"/>
      <w:spacing w:line="14" w:lineRule="auto"/>
      <w:rPr>
        <w:sz w:val="20"/>
      </w:rPr>
    </w:pPr>
  </w:p>
  <w:p w14:paraId="50106C79" w14:textId="77777777" w:rsidR="00942738" w:rsidRDefault="00942738">
    <w:pPr>
      <w:pStyle w:val="Plattetekst"/>
      <w:spacing w:line="14" w:lineRule="auto"/>
      <w:rPr>
        <w:sz w:val="20"/>
      </w:rPr>
    </w:pPr>
  </w:p>
  <w:p w14:paraId="211E3088" w14:textId="77777777" w:rsidR="00942738" w:rsidRDefault="00942738">
    <w:pPr>
      <w:pStyle w:val="Plattetekst"/>
      <w:spacing w:line="14" w:lineRule="auto"/>
      <w:rPr>
        <w:sz w:val="20"/>
      </w:rPr>
    </w:pPr>
  </w:p>
  <w:p w14:paraId="1E388B54" w14:textId="77777777" w:rsidR="00942738" w:rsidRDefault="00942738">
    <w:pPr>
      <w:pStyle w:val="Plattetekst"/>
      <w:spacing w:line="14" w:lineRule="auto"/>
      <w:rPr>
        <w:sz w:val="20"/>
      </w:rPr>
    </w:pPr>
  </w:p>
  <w:p w14:paraId="7A45D8A6" w14:textId="77777777" w:rsidR="00942738" w:rsidRDefault="00942738">
    <w:pPr>
      <w:pStyle w:val="Plattetekst"/>
      <w:spacing w:line="14" w:lineRule="auto"/>
      <w:rPr>
        <w:sz w:val="20"/>
      </w:rPr>
    </w:pPr>
  </w:p>
  <w:p w14:paraId="64954EEA" w14:textId="77777777" w:rsidR="00942738" w:rsidRDefault="00942738">
    <w:pPr>
      <w:pStyle w:val="Plattetekst"/>
      <w:spacing w:line="14" w:lineRule="auto"/>
      <w:rPr>
        <w:sz w:val="20"/>
      </w:rPr>
    </w:pPr>
    <w:r>
      <w:rPr>
        <w:noProof/>
      </w:rPr>
      <mc:AlternateContent>
        <mc:Choice Requires="wps">
          <w:drawing>
            <wp:anchor distT="0" distB="0" distL="114300" distR="114300" simplePos="0" relativeHeight="251658242" behindDoc="1" locked="0" layoutInCell="1" allowOverlap="1" wp14:anchorId="75E76982" wp14:editId="49C78E25">
              <wp:simplePos x="0" y="0"/>
              <wp:positionH relativeFrom="page">
                <wp:posOffset>6617970</wp:posOffset>
              </wp:positionH>
              <wp:positionV relativeFrom="page">
                <wp:posOffset>10080625</wp:posOffset>
              </wp:positionV>
              <wp:extent cx="368935" cy="127635"/>
              <wp:effectExtent l="0" t="3175" r="4445" b="2540"/>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DB848" w14:textId="77777777" w:rsidR="00942738" w:rsidRDefault="00942738">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76982" id="Text Box 11" o:spid="_x0000_s1029" type="#_x0000_t202" style="position:absolute;margin-left:521.1pt;margin-top:793.75pt;width:29.05pt;height:10.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6ksAIAALA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" filled="f" stroked="f">
              <v:textbox inset="0,0,0,0">
                <w:txbxContent>
                  <w:p w14:paraId="711DB848" w14:textId="77777777" w:rsidR="00942738" w:rsidRDefault="00942738">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C90919" w14:textId="77777777" w:rsidR="00942738" w:rsidRDefault="00942738">
      <w:r>
        <w:separator/>
      </w:r>
    </w:p>
  </w:footnote>
  <w:footnote w:type="continuationSeparator" w:id="0">
    <w:p w14:paraId="31CCC2E6" w14:textId="77777777" w:rsidR="00942738" w:rsidRDefault="00942738">
      <w:r>
        <w:continuationSeparator/>
      </w:r>
    </w:p>
  </w:footnote>
  <w:footnote w:type="continuationNotice" w:id="1">
    <w:p w14:paraId="038787EC" w14:textId="77777777" w:rsidR="00942738" w:rsidRDefault="00942738"/>
  </w:footnote>
  <w:footnote w:id="2">
    <w:p w14:paraId="39451C8E" w14:textId="77777777" w:rsidR="00942738" w:rsidRPr="00092335" w:rsidRDefault="00942738" w:rsidP="2E926AA2">
      <w:pPr>
        <w:pStyle w:val="Voetnoottekst"/>
        <w:rPr>
          <w:lang w:val="nl-BE"/>
        </w:rPr>
      </w:pPr>
      <w:r>
        <w:rPr>
          <w:rStyle w:val="Voetnootmarkering"/>
        </w:rPr>
        <w:footnoteRef/>
      </w:r>
      <w:r w:rsidRPr="00092335">
        <w:rPr>
          <w:lang w:val="nl-BE"/>
        </w:rPr>
        <w:t xml:space="preserve"> </w:t>
      </w:r>
      <w:r>
        <w:rPr>
          <w:lang w:val="nl-BE"/>
        </w:rPr>
        <w:t xml:space="preserve">Titel III, hoofdstuk 3, </w:t>
      </w:r>
      <w:r w:rsidRPr="00092335">
        <w:rPr>
          <w:lang w:val="nl-BE"/>
        </w:rPr>
        <w:t>Afdeling</w:t>
      </w:r>
      <w:r>
        <w:rPr>
          <w:lang w:val="nl-BE"/>
        </w:rPr>
        <w:t xml:space="preserve"> 3 van </w:t>
      </w:r>
      <w:r w:rsidRPr="00092335">
        <w:rPr>
          <w:lang w:val="nl-BE"/>
        </w:rPr>
        <w:t>https://www.vlaanderen.be/nl/nbwa-news-message-document/document/0901355780240d5e</w:t>
      </w:r>
    </w:p>
  </w:footnote>
  <w:footnote w:id="3">
    <w:p w14:paraId="2B654688" w14:textId="77777777" w:rsidR="00942738" w:rsidRPr="00C23FA3" w:rsidRDefault="00942738">
      <w:pPr>
        <w:pStyle w:val="Voetnoottekst"/>
        <w:rPr>
          <w:lang w:val="nl-BE"/>
        </w:rPr>
      </w:pPr>
      <w:r>
        <w:rPr>
          <w:rStyle w:val="Voetnootmarkering"/>
        </w:rPr>
        <w:footnoteRef/>
      </w:r>
      <w:r w:rsidRPr="00C23FA3">
        <w:rPr>
          <w:lang w:val="nl-BE"/>
        </w:rPr>
        <w:t xml:space="preserve"> https://www.iso.org/home.html</w:t>
      </w:r>
    </w:p>
  </w:footnote>
  <w:footnote w:id="4">
    <w:p w14:paraId="674FAC2A" w14:textId="77777777" w:rsidR="00942738" w:rsidRPr="00391199" w:rsidRDefault="00942738">
      <w:pPr>
        <w:pStyle w:val="Voetnoottekst"/>
        <w:rPr>
          <w:lang w:val="nl-BE"/>
        </w:rPr>
      </w:pPr>
      <w:r>
        <w:rPr>
          <w:rStyle w:val="Voetnootmarkering"/>
        </w:rPr>
        <w:footnoteRef/>
      </w:r>
      <w:r w:rsidRPr="00391199">
        <w:rPr>
          <w:lang w:val="nl-BE"/>
        </w:rPr>
        <w:t xml:space="preserve"> https://cmmiinstitute.com/</w:t>
      </w:r>
    </w:p>
  </w:footnote>
  <w:footnote w:id="5">
    <w:p w14:paraId="768CC283" w14:textId="77777777" w:rsidR="00942738" w:rsidRPr="00391199" w:rsidRDefault="00942738">
      <w:pPr>
        <w:pStyle w:val="Voetnoottekst"/>
        <w:rPr>
          <w:lang w:val="nl-BE"/>
        </w:rPr>
      </w:pPr>
      <w:r>
        <w:rPr>
          <w:rStyle w:val="Voetnootmarkering"/>
        </w:rPr>
        <w:footnoteRef/>
      </w:r>
      <w:r w:rsidRPr="00391199">
        <w:rPr>
          <w:lang w:val="nl-BE"/>
        </w:rPr>
        <w:t xml:space="preserve"> http://www.isaca.org/cobit/pages/default.aspx</w:t>
      </w:r>
    </w:p>
  </w:footnote>
  <w:footnote w:id="6">
    <w:p w14:paraId="110F1414" w14:textId="77777777" w:rsidR="00942738" w:rsidRPr="00391199" w:rsidRDefault="00942738">
      <w:pPr>
        <w:pStyle w:val="Voetnoottekst"/>
        <w:rPr>
          <w:lang w:val="nl-BE"/>
        </w:rPr>
      </w:pPr>
      <w:r>
        <w:rPr>
          <w:rStyle w:val="Voetnootmarkering"/>
        </w:rPr>
        <w:footnoteRef/>
      </w:r>
      <w:r w:rsidRPr="00391199">
        <w:rPr>
          <w:lang w:val="nl-BE"/>
        </w:rPr>
        <w:t xml:space="preserve"> https://data.vlaanderen.be/cms/Proces_en_methode_voor_de_erkenning_van_datastandaarden_v1.0.pdf</w:t>
      </w:r>
    </w:p>
  </w:footnote>
  <w:footnote w:id="7">
    <w:p w14:paraId="0A81F9BE" w14:textId="77777777" w:rsidR="00942738" w:rsidRPr="00391199" w:rsidRDefault="00942738">
      <w:pPr>
        <w:pStyle w:val="Voetnoottekst"/>
        <w:rPr>
          <w:lang w:val="nl-BE"/>
        </w:rPr>
      </w:pPr>
      <w:r>
        <w:rPr>
          <w:rStyle w:val="Voetnootmarkering"/>
        </w:rPr>
        <w:footnoteRef/>
      </w:r>
      <w:r w:rsidRPr="00391199">
        <w:rPr>
          <w:lang w:val="nl-BE"/>
        </w:rPr>
        <w:t xml:space="preserve"> https://www.vlaanderen.be/nl/nbwa-news-message-document/document/0901355780240d76</w:t>
      </w:r>
    </w:p>
  </w:footnote>
  <w:footnote w:id="8">
    <w:p w14:paraId="3756A386" w14:textId="77777777" w:rsidR="00942738" w:rsidRPr="00391199" w:rsidRDefault="00942738">
      <w:pPr>
        <w:pStyle w:val="Voetnoottekst"/>
        <w:rPr>
          <w:lang w:val="nl-BE"/>
        </w:rPr>
      </w:pPr>
      <w:r>
        <w:rPr>
          <w:rStyle w:val="Voetnootmarkering"/>
        </w:rPr>
        <w:footnoteRef/>
      </w:r>
      <w:r w:rsidRPr="00391199">
        <w:rPr>
          <w:lang w:val="nl-BE"/>
        </w:rPr>
        <w:t xml:space="preserve"> https://www.vlaanderen.be/de/nbwa-news-message-document/document/0901355780225d8e</w:t>
      </w:r>
    </w:p>
  </w:footnote>
  <w:footnote w:id="9">
    <w:p w14:paraId="11CC19AF" w14:textId="77777777" w:rsidR="00942738" w:rsidRPr="00A22CA3" w:rsidRDefault="00942738" w:rsidP="2E926AA2">
      <w:pPr>
        <w:pStyle w:val="Voetnoottekst"/>
        <w:rPr>
          <w:lang w:val="nl-BE"/>
        </w:rPr>
      </w:pPr>
      <w:r>
        <w:rPr>
          <w:rStyle w:val="Voetnootmarkering"/>
        </w:rPr>
        <w:footnoteRef/>
      </w:r>
      <w:r w:rsidRPr="00A22CA3">
        <w:rPr>
          <w:lang w:val="nl-BE"/>
        </w:rPr>
        <w:t xml:space="preserve"> Art II.55, III.68 – 74 van het bestuursdecreet</w:t>
      </w:r>
    </w:p>
  </w:footnote>
  <w:footnote w:id="10">
    <w:p w14:paraId="5E02056C" w14:textId="77777777" w:rsidR="00942738" w:rsidRPr="00097046" w:rsidRDefault="00942738" w:rsidP="00097046">
      <w:pPr>
        <w:pStyle w:val="Voetnoottekst"/>
        <w:rPr>
          <w:lang w:val="nl-BE"/>
        </w:rPr>
      </w:pPr>
      <w:r>
        <w:rPr>
          <w:rStyle w:val="Voetnootmarkering"/>
        </w:rPr>
        <w:footnoteRef/>
      </w:r>
      <w:r w:rsidRPr="00097046">
        <w:rPr>
          <w:lang w:val="nl-BE"/>
        </w:rPr>
        <w:t xml:space="preserve"> https://codex.vlaanderen.be/PrintDocument.ashx?id=1018129&amp;datum=&amp;geannoteerd=false&amp;print=false#H1045817</w:t>
      </w:r>
    </w:p>
  </w:footnote>
  <w:footnote w:id="11">
    <w:p w14:paraId="0E96D894" w14:textId="77777777" w:rsidR="00942738" w:rsidRPr="00391199" w:rsidRDefault="00942738">
      <w:pPr>
        <w:pStyle w:val="Voetnoottekst"/>
        <w:rPr>
          <w:lang w:val="nl-BE"/>
        </w:rPr>
      </w:pPr>
      <w:r>
        <w:rPr>
          <w:rStyle w:val="Voetnootmarkering"/>
        </w:rPr>
        <w:footnoteRef/>
      </w:r>
      <w:r w:rsidRPr="00391199">
        <w:rPr>
          <w:lang w:val="nl-BE"/>
        </w:rPr>
        <w:t xml:space="preserve"> https://cmmiinstitute.com/learning/appraisals/levels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45985" w14:textId="77777777" w:rsidR="00942738" w:rsidRDefault="0094273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243E1" w14:textId="77777777" w:rsidR="00942738" w:rsidRDefault="00942738">
    <w:pPr>
      <w:pStyle w:val="Plattetekst"/>
      <w:spacing w:line="14" w:lineRule="auto"/>
      <w:rPr>
        <w:sz w:val="20"/>
      </w:rPr>
    </w:pPr>
  </w:p>
  <w:p w14:paraId="3422EC2D" w14:textId="77777777" w:rsidR="00942738" w:rsidRDefault="00942738">
    <w:pPr>
      <w:pStyle w:val="Plattetekst"/>
      <w:spacing w:line="14" w:lineRule="auto"/>
      <w:rPr>
        <w:sz w:val="20"/>
      </w:rPr>
    </w:pPr>
  </w:p>
  <w:p w14:paraId="3ACB413B" w14:textId="77777777" w:rsidR="00942738" w:rsidRDefault="00942738">
    <w:pPr>
      <w:pStyle w:val="Plattetekst"/>
      <w:spacing w:line="14" w:lineRule="auto"/>
      <w:rPr>
        <w:sz w:val="20"/>
      </w:rPr>
    </w:pPr>
  </w:p>
  <w:p w14:paraId="229247D5" w14:textId="77777777" w:rsidR="00942738" w:rsidRDefault="00942738">
    <w:pPr>
      <w:pStyle w:val="Plattetekst"/>
      <w:spacing w:line="14" w:lineRule="auto"/>
      <w:rPr>
        <w:sz w:val="20"/>
      </w:rPr>
    </w:pPr>
  </w:p>
  <w:p w14:paraId="60DA7039" w14:textId="77777777" w:rsidR="00942738" w:rsidRDefault="00942738">
    <w:pPr>
      <w:pStyle w:val="Plattetekst"/>
      <w:spacing w:line="14" w:lineRule="auto"/>
      <w:rPr>
        <w:sz w:val="20"/>
      </w:rPr>
    </w:pPr>
  </w:p>
  <w:p w14:paraId="37101D3D" w14:textId="77777777" w:rsidR="00942738" w:rsidRDefault="00942738">
    <w:pPr>
      <w:pStyle w:val="Plattetekst"/>
      <w:spacing w:line="14" w:lineRule="auto"/>
      <w:rPr>
        <w:sz w:val="20"/>
      </w:rPr>
    </w:pPr>
  </w:p>
  <w:p w14:paraId="003E8189" w14:textId="77777777" w:rsidR="00942738" w:rsidRDefault="00942738">
    <w:pPr>
      <w:pStyle w:val="Plattetekst"/>
      <w:spacing w:line="14" w:lineRule="auto"/>
      <w:rPr>
        <w:sz w:val="20"/>
      </w:rPr>
    </w:pPr>
  </w:p>
  <w:p w14:paraId="78FC061C" w14:textId="77777777" w:rsidR="00942738" w:rsidRDefault="00942738">
    <w:pPr>
      <w:pStyle w:val="Plattetekst"/>
      <w:spacing w:line="14" w:lineRule="auto"/>
      <w:rPr>
        <w:sz w:val="20"/>
      </w:rPr>
    </w:pPr>
  </w:p>
  <w:p w14:paraId="778359DB" w14:textId="77777777" w:rsidR="00942738" w:rsidRDefault="00942738">
    <w:pPr>
      <w:pStyle w:val="Plattetekst"/>
      <w:spacing w:line="14" w:lineRule="auto"/>
      <w:rPr>
        <w:sz w:val="20"/>
      </w:rPr>
    </w:pPr>
  </w:p>
  <w:p w14:paraId="051B0E30" w14:textId="77777777" w:rsidR="00942738" w:rsidRDefault="00942738">
    <w:pPr>
      <w:pStyle w:val="Plattetekst"/>
      <w:spacing w:line="14" w:lineRule="auto"/>
      <w:rPr>
        <w:sz w:val="20"/>
      </w:rPr>
    </w:pPr>
  </w:p>
  <w:p w14:paraId="79FC0301" w14:textId="77777777" w:rsidR="00942738" w:rsidRDefault="00942738">
    <w:pPr>
      <w:pStyle w:val="Plattetekst"/>
      <w:spacing w:line="14" w:lineRule="auto"/>
      <w:rPr>
        <w:sz w:val="20"/>
      </w:rPr>
    </w:pPr>
  </w:p>
  <w:p w14:paraId="540C26B6" w14:textId="77777777" w:rsidR="00942738" w:rsidRDefault="00942738">
    <w:pPr>
      <w:pStyle w:val="Plattetekst"/>
      <w:spacing w:line="14" w:lineRule="auto"/>
      <w:rPr>
        <w:sz w:val="20"/>
      </w:rPr>
    </w:pPr>
  </w:p>
  <w:p w14:paraId="7135FCF0" w14:textId="77777777" w:rsidR="00942738" w:rsidRDefault="00942738">
    <w:pPr>
      <w:pStyle w:val="Plattetekst"/>
      <w:spacing w:line="14" w:lineRule="auto"/>
      <w:rPr>
        <w:sz w:val="20"/>
      </w:rPr>
    </w:pPr>
  </w:p>
  <w:p w14:paraId="3F3587D0" w14:textId="77777777" w:rsidR="00942738" w:rsidRDefault="00942738">
    <w:pPr>
      <w:pStyle w:val="Plattetekst"/>
      <w:spacing w:line="14" w:lineRule="auto"/>
      <w:rPr>
        <w:sz w:val="20"/>
      </w:rPr>
    </w:pPr>
  </w:p>
  <w:p w14:paraId="03A7FD86" w14:textId="77777777" w:rsidR="00942738" w:rsidRDefault="00942738">
    <w:pPr>
      <w:pStyle w:val="Plattetekst"/>
      <w:spacing w:line="14" w:lineRule="auto"/>
      <w:rPr>
        <w:sz w:val="20"/>
      </w:rPr>
    </w:pPr>
  </w:p>
  <w:p w14:paraId="5EB5B1AE" w14:textId="77777777" w:rsidR="00942738" w:rsidRDefault="00942738">
    <w:pPr>
      <w:pStyle w:val="Plattetekst"/>
      <w:spacing w:line="14" w:lineRule="auto"/>
      <w:rPr>
        <w:sz w:val="20"/>
      </w:rPr>
    </w:pPr>
  </w:p>
  <w:p w14:paraId="7B6E3C4B" w14:textId="77777777" w:rsidR="00942738" w:rsidRDefault="00942738">
    <w:pPr>
      <w:pStyle w:val="Plattetekst"/>
      <w:spacing w:line="14" w:lineRule="auto"/>
      <w:rPr>
        <w:sz w:val="20"/>
      </w:rPr>
    </w:pPr>
  </w:p>
  <w:p w14:paraId="4F0C1284" w14:textId="77777777" w:rsidR="00942738" w:rsidRDefault="00942738">
    <w:pPr>
      <w:pStyle w:val="Plattetekst"/>
      <w:spacing w:line="14" w:lineRule="auto"/>
      <w:rPr>
        <w:sz w:val="20"/>
      </w:rPr>
    </w:pPr>
  </w:p>
  <w:p w14:paraId="1D2F22CE" w14:textId="77777777" w:rsidR="00942738" w:rsidRDefault="00942738">
    <w:pPr>
      <w:pStyle w:val="Plattetekst"/>
      <w:spacing w:line="14" w:lineRule="auto"/>
      <w:rPr>
        <w:sz w:val="20"/>
      </w:rPr>
    </w:pPr>
  </w:p>
  <w:p w14:paraId="3456EBF0" w14:textId="77777777" w:rsidR="00942738" w:rsidRDefault="00942738">
    <w:pPr>
      <w:pStyle w:val="Plattetekst"/>
      <w:spacing w:line="14" w:lineRule="auto"/>
      <w:rPr>
        <w:sz w:val="20"/>
      </w:rPr>
    </w:pPr>
  </w:p>
  <w:p w14:paraId="05A62B63" w14:textId="77777777" w:rsidR="00942738" w:rsidRDefault="00942738">
    <w:pPr>
      <w:pStyle w:val="Plattetekst"/>
      <w:spacing w:line="14" w:lineRule="auto"/>
      <w:rPr>
        <w:sz w:val="20"/>
      </w:rPr>
    </w:pPr>
  </w:p>
  <w:p w14:paraId="52DB163B" w14:textId="77777777" w:rsidR="00942738" w:rsidRDefault="00942738">
    <w:pPr>
      <w:pStyle w:val="Plattetekst"/>
      <w:spacing w:line="14" w:lineRule="auto"/>
      <w:rPr>
        <w:sz w:val="20"/>
      </w:rPr>
    </w:pPr>
  </w:p>
  <w:p w14:paraId="39F0C826" w14:textId="77777777" w:rsidR="00942738" w:rsidRDefault="00942738">
    <w:pPr>
      <w:pStyle w:val="Plattetekst"/>
      <w:spacing w:line="14" w:lineRule="auto"/>
      <w:rPr>
        <w:sz w:val="20"/>
      </w:rPr>
    </w:pPr>
  </w:p>
  <w:p w14:paraId="653B372A" w14:textId="77777777" w:rsidR="00942738" w:rsidRDefault="00942738">
    <w:pPr>
      <w:pStyle w:val="Plattetekst"/>
      <w:spacing w:line="14" w:lineRule="auto"/>
      <w:rPr>
        <w:sz w:val="20"/>
      </w:rPr>
    </w:pPr>
  </w:p>
  <w:p w14:paraId="2BC02C89" w14:textId="77777777" w:rsidR="00942738" w:rsidRDefault="00942738">
    <w:pPr>
      <w:pStyle w:val="Plattetekst"/>
      <w:spacing w:line="14" w:lineRule="auto"/>
      <w:rPr>
        <w:sz w:val="20"/>
      </w:rPr>
    </w:pPr>
  </w:p>
  <w:p w14:paraId="06795B4A" w14:textId="77777777" w:rsidR="00942738" w:rsidRDefault="00942738">
    <w:pPr>
      <w:pStyle w:val="Plattetekst"/>
      <w:spacing w:line="14" w:lineRule="auto"/>
      <w:rPr>
        <w:sz w:val="20"/>
      </w:rPr>
    </w:pPr>
    <w:r>
      <w:rPr>
        <w:noProof/>
      </w:rPr>
      <mc:AlternateContent>
        <mc:Choice Requires="wps">
          <w:drawing>
            <wp:anchor distT="0" distB="0" distL="114300" distR="114300" simplePos="0" relativeHeight="251658240" behindDoc="1" locked="0" layoutInCell="1" allowOverlap="1" wp14:anchorId="0B760FF6" wp14:editId="4B4EF60E">
              <wp:simplePos x="0" y="0"/>
              <wp:positionH relativeFrom="page">
                <wp:posOffset>4592320</wp:posOffset>
              </wp:positionH>
              <wp:positionV relativeFrom="page">
                <wp:posOffset>463550</wp:posOffset>
              </wp:positionV>
              <wp:extent cx="2224405" cy="228600"/>
              <wp:effectExtent l="1270" t="0" r="3175" b="3175"/>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C7F51" w14:textId="77777777" w:rsidR="00942738" w:rsidRPr="005221FE" w:rsidRDefault="00942738">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60FF6" id="_x0000_t202" coordsize="21600,21600" o:spt="202" path="m,l,21600r21600,l21600,xe">
              <v:stroke joinstyle="miter"/>
              <v:path gradientshapeok="t" o:connecttype="rect"/>
            </v:shapetype>
            <v:shape id="Text Box 13" o:spid="_x0000_s1027" type="#_x0000_t202" style="position:absolute;margin-left:361.6pt;margin-top:36.5pt;width:175.15pt;height:1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" filled="f" stroked="f">
              <v:textbox inset="0,0,0,0">
                <w:txbxContent>
                  <w:p w14:paraId="187C7F51" w14:textId="77777777" w:rsidR="00942738" w:rsidRPr="005221FE" w:rsidRDefault="00942738">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6D8F"/>
    <w:multiLevelType w:val="hybridMultilevel"/>
    <w:tmpl w:val="81143D6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23855C6"/>
    <w:multiLevelType w:val="hybridMultilevel"/>
    <w:tmpl w:val="9C7EF686"/>
    <w:lvl w:ilvl="0" w:tplc="08130001">
      <w:start w:val="1"/>
      <w:numFmt w:val="bullet"/>
      <w:lvlText w:val=""/>
      <w:lvlJc w:val="left"/>
      <w:pPr>
        <w:ind w:left="929" w:hanging="360"/>
      </w:pPr>
      <w:rPr>
        <w:rFonts w:ascii="Symbol" w:hAnsi="Symbol" w:hint="default"/>
      </w:rPr>
    </w:lvl>
    <w:lvl w:ilvl="1" w:tplc="08130003" w:tentative="1">
      <w:start w:val="1"/>
      <w:numFmt w:val="bullet"/>
      <w:lvlText w:val="o"/>
      <w:lvlJc w:val="left"/>
      <w:pPr>
        <w:ind w:left="1649" w:hanging="360"/>
      </w:pPr>
      <w:rPr>
        <w:rFonts w:ascii="Courier New" w:hAnsi="Courier New" w:cs="Courier New" w:hint="default"/>
      </w:rPr>
    </w:lvl>
    <w:lvl w:ilvl="2" w:tplc="08130005" w:tentative="1">
      <w:start w:val="1"/>
      <w:numFmt w:val="bullet"/>
      <w:lvlText w:val=""/>
      <w:lvlJc w:val="left"/>
      <w:pPr>
        <w:ind w:left="2369" w:hanging="360"/>
      </w:pPr>
      <w:rPr>
        <w:rFonts w:ascii="Wingdings" w:hAnsi="Wingdings" w:hint="default"/>
      </w:rPr>
    </w:lvl>
    <w:lvl w:ilvl="3" w:tplc="08130001" w:tentative="1">
      <w:start w:val="1"/>
      <w:numFmt w:val="bullet"/>
      <w:lvlText w:val=""/>
      <w:lvlJc w:val="left"/>
      <w:pPr>
        <w:ind w:left="3089" w:hanging="360"/>
      </w:pPr>
      <w:rPr>
        <w:rFonts w:ascii="Symbol" w:hAnsi="Symbol" w:hint="default"/>
      </w:rPr>
    </w:lvl>
    <w:lvl w:ilvl="4" w:tplc="08130003" w:tentative="1">
      <w:start w:val="1"/>
      <w:numFmt w:val="bullet"/>
      <w:lvlText w:val="o"/>
      <w:lvlJc w:val="left"/>
      <w:pPr>
        <w:ind w:left="3809" w:hanging="360"/>
      </w:pPr>
      <w:rPr>
        <w:rFonts w:ascii="Courier New" w:hAnsi="Courier New" w:cs="Courier New" w:hint="default"/>
      </w:rPr>
    </w:lvl>
    <w:lvl w:ilvl="5" w:tplc="08130005" w:tentative="1">
      <w:start w:val="1"/>
      <w:numFmt w:val="bullet"/>
      <w:lvlText w:val=""/>
      <w:lvlJc w:val="left"/>
      <w:pPr>
        <w:ind w:left="4529" w:hanging="360"/>
      </w:pPr>
      <w:rPr>
        <w:rFonts w:ascii="Wingdings" w:hAnsi="Wingdings" w:hint="default"/>
      </w:rPr>
    </w:lvl>
    <w:lvl w:ilvl="6" w:tplc="08130001" w:tentative="1">
      <w:start w:val="1"/>
      <w:numFmt w:val="bullet"/>
      <w:lvlText w:val=""/>
      <w:lvlJc w:val="left"/>
      <w:pPr>
        <w:ind w:left="5249" w:hanging="360"/>
      </w:pPr>
      <w:rPr>
        <w:rFonts w:ascii="Symbol" w:hAnsi="Symbol" w:hint="default"/>
      </w:rPr>
    </w:lvl>
    <w:lvl w:ilvl="7" w:tplc="08130003" w:tentative="1">
      <w:start w:val="1"/>
      <w:numFmt w:val="bullet"/>
      <w:lvlText w:val="o"/>
      <w:lvlJc w:val="left"/>
      <w:pPr>
        <w:ind w:left="5969" w:hanging="360"/>
      </w:pPr>
      <w:rPr>
        <w:rFonts w:ascii="Courier New" w:hAnsi="Courier New" w:cs="Courier New" w:hint="default"/>
      </w:rPr>
    </w:lvl>
    <w:lvl w:ilvl="8" w:tplc="08130005" w:tentative="1">
      <w:start w:val="1"/>
      <w:numFmt w:val="bullet"/>
      <w:lvlText w:val=""/>
      <w:lvlJc w:val="left"/>
      <w:pPr>
        <w:ind w:left="6689" w:hanging="360"/>
      </w:pPr>
      <w:rPr>
        <w:rFonts w:ascii="Wingdings" w:hAnsi="Wingdings" w:hint="default"/>
      </w:rPr>
    </w:lvl>
  </w:abstractNum>
  <w:abstractNum w:abstractNumId="2" w15:restartNumberingAfterBreak="0">
    <w:nsid w:val="02482482"/>
    <w:multiLevelType w:val="hybridMultilevel"/>
    <w:tmpl w:val="B310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97CC1"/>
    <w:multiLevelType w:val="hybridMultilevel"/>
    <w:tmpl w:val="99C4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8588F"/>
    <w:multiLevelType w:val="hybridMultilevel"/>
    <w:tmpl w:val="4A5AE858"/>
    <w:lvl w:ilvl="0" w:tplc="2444CA34">
      <w:start w:val="1"/>
      <w:numFmt w:val="bullet"/>
      <w:lvlText w:val=""/>
      <w:lvlJc w:val="left"/>
      <w:pPr>
        <w:tabs>
          <w:tab w:val="num" w:pos="720"/>
        </w:tabs>
        <w:ind w:left="720" w:hanging="360"/>
      </w:pPr>
      <w:rPr>
        <w:rFonts w:ascii="Symbol" w:hAnsi="Symbol" w:hint="default"/>
      </w:rPr>
    </w:lvl>
    <w:lvl w:ilvl="1" w:tplc="C268C674" w:tentative="1">
      <w:start w:val="1"/>
      <w:numFmt w:val="bullet"/>
      <w:lvlText w:val=""/>
      <w:lvlJc w:val="left"/>
      <w:pPr>
        <w:tabs>
          <w:tab w:val="num" w:pos="1440"/>
        </w:tabs>
        <w:ind w:left="1440" w:hanging="360"/>
      </w:pPr>
      <w:rPr>
        <w:rFonts w:ascii="Symbol" w:hAnsi="Symbol" w:hint="default"/>
      </w:rPr>
    </w:lvl>
    <w:lvl w:ilvl="2" w:tplc="E7449CA0" w:tentative="1">
      <w:start w:val="1"/>
      <w:numFmt w:val="bullet"/>
      <w:lvlText w:val=""/>
      <w:lvlJc w:val="left"/>
      <w:pPr>
        <w:tabs>
          <w:tab w:val="num" w:pos="2160"/>
        </w:tabs>
        <w:ind w:left="2160" w:hanging="360"/>
      </w:pPr>
      <w:rPr>
        <w:rFonts w:ascii="Symbol" w:hAnsi="Symbol" w:hint="default"/>
      </w:rPr>
    </w:lvl>
    <w:lvl w:ilvl="3" w:tplc="0F8A8564" w:tentative="1">
      <w:start w:val="1"/>
      <w:numFmt w:val="bullet"/>
      <w:lvlText w:val=""/>
      <w:lvlJc w:val="left"/>
      <w:pPr>
        <w:tabs>
          <w:tab w:val="num" w:pos="2880"/>
        </w:tabs>
        <w:ind w:left="2880" w:hanging="360"/>
      </w:pPr>
      <w:rPr>
        <w:rFonts w:ascii="Symbol" w:hAnsi="Symbol" w:hint="default"/>
      </w:rPr>
    </w:lvl>
    <w:lvl w:ilvl="4" w:tplc="BBFC4B3E" w:tentative="1">
      <w:start w:val="1"/>
      <w:numFmt w:val="bullet"/>
      <w:lvlText w:val=""/>
      <w:lvlJc w:val="left"/>
      <w:pPr>
        <w:tabs>
          <w:tab w:val="num" w:pos="3600"/>
        </w:tabs>
        <w:ind w:left="3600" w:hanging="360"/>
      </w:pPr>
      <w:rPr>
        <w:rFonts w:ascii="Symbol" w:hAnsi="Symbol" w:hint="default"/>
      </w:rPr>
    </w:lvl>
    <w:lvl w:ilvl="5" w:tplc="18FCD19E" w:tentative="1">
      <w:start w:val="1"/>
      <w:numFmt w:val="bullet"/>
      <w:lvlText w:val=""/>
      <w:lvlJc w:val="left"/>
      <w:pPr>
        <w:tabs>
          <w:tab w:val="num" w:pos="4320"/>
        </w:tabs>
        <w:ind w:left="4320" w:hanging="360"/>
      </w:pPr>
      <w:rPr>
        <w:rFonts w:ascii="Symbol" w:hAnsi="Symbol" w:hint="default"/>
      </w:rPr>
    </w:lvl>
    <w:lvl w:ilvl="6" w:tplc="1A163234" w:tentative="1">
      <w:start w:val="1"/>
      <w:numFmt w:val="bullet"/>
      <w:lvlText w:val=""/>
      <w:lvlJc w:val="left"/>
      <w:pPr>
        <w:tabs>
          <w:tab w:val="num" w:pos="5040"/>
        </w:tabs>
        <w:ind w:left="5040" w:hanging="360"/>
      </w:pPr>
      <w:rPr>
        <w:rFonts w:ascii="Symbol" w:hAnsi="Symbol" w:hint="default"/>
      </w:rPr>
    </w:lvl>
    <w:lvl w:ilvl="7" w:tplc="69928282" w:tentative="1">
      <w:start w:val="1"/>
      <w:numFmt w:val="bullet"/>
      <w:lvlText w:val=""/>
      <w:lvlJc w:val="left"/>
      <w:pPr>
        <w:tabs>
          <w:tab w:val="num" w:pos="5760"/>
        </w:tabs>
        <w:ind w:left="5760" w:hanging="360"/>
      </w:pPr>
      <w:rPr>
        <w:rFonts w:ascii="Symbol" w:hAnsi="Symbol" w:hint="default"/>
      </w:rPr>
    </w:lvl>
    <w:lvl w:ilvl="8" w:tplc="4FA0051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ABE3B2F"/>
    <w:multiLevelType w:val="hybridMultilevel"/>
    <w:tmpl w:val="59A8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55345"/>
    <w:multiLevelType w:val="hybridMultilevel"/>
    <w:tmpl w:val="BE8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609FF"/>
    <w:multiLevelType w:val="hybridMultilevel"/>
    <w:tmpl w:val="558A2B42"/>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A366E"/>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CF76E4D"/>
    <w:multiLevelType w:val="hybridMultilevel"/>
    <w:tmpl w:val="87B0D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47424D"/>
    <w:multiLevelType w:val="hybridMultilevel"/>
    <w:tmpl w:val="8702003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1FC57C59"/>
    <w:multiLevelType w:val="hybridMultilevel"/>
    <w:tmpl w:val="7C38CF88"/>
    <w:lvl w:ilvl="0" w:tplc="0358AFA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A6374"/>
    <w:multiLevelType w:val="hybridMultilevel"/>
    <w:tmpl w:val="261EA87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1294D9F"/>
    <w:multiLevelType w:val="hybridMultilevel"/>
    <w:tmpl w:val="44B4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46E9C"/>
    <w:multiLevelType w:val="hybridMultilevel"/>
    <w:tmpl w:val="7BD8A636"/>
    <w:lvl w:ilvl="0" w:tplc="48D478B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82D3F"/>
    <w:multiLevelType w:val="hybridMultilevel"/>
    <w:tmpl w:val="2678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10D77"/>
    <w:multiLevelType w:val="hybridMultilevel"/>
    <w:tmpl w:val="CEBCBD4A"/>
    <w:lvl w:ilvl="0" w:tplc="E07CAD8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010013"/>
    <w:multiLevelType w:val="hybridMultilevel"/>
    <w:tmpl w:val="FD18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AB5E7D"/>
    <w:multiLevelType w:val="hybridMultilevel"/>
    <w:tmpl w:val="37D431C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2BF93A19"/>
    <w:multiLevelType w:val="hybridMultilevel"/>
    <w:tmpl w:val="1892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031783"/>
    <w:multiLevelType w:val="hybridMultilevel"/>
    <w:tmpl w:val="AC70D7A4"/>
    <w:lvl w:ilvl="0" w:tplc="47D057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1A73E0"/>
    <w:multiLevelType w:val="hybridMultilevel"/>
    <w:tmpl w:val="46C20C2A"/>
    <w:lvl w:ilvl="0" w:tplc="F07A2D50">
      <w:start w:val="1"/>
      <w:numFmt w:val="upperLetter"/>
      <w:pStyle w:val="Kop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A8B3829"/>
    <w:multiLevelType w:val="hybridMultilevel"/>
    <w:tmpl w:val="915AA536"/>
    <w:lvl w:ilvl="0" w:tplc="8C2E326A">
      <w:start w:val="1"/>
      <w:numFmt w:val="bullet"/>
      <w:lvlText w:val=""/>
      <w:lvlJc w:val="left"/>
      <w:pPr>
        <w:tabs>
          <w:tab w:val="num" w:pos="720"/>
        </w:tabs>
        <w:ind w:left="720" w:hanging="360"/>
      </w:pPr>
      <w:rPr>
        <w:rFonts w:ascii="Symbol" w:hAnsi="Symbol" w:hint="default"/>
      </w:rPr>
    </w:lvl>
    <w:lvl w:ilvl="1" w:tplc="6B26238C" w:tentative="1">
      <w:start w:val="1"/>
      <w:numFmt w:val="bullet"/>
      <w:lvlText w:val=""/>
      <w:lvlJc w:val="left"/>
      <w:pPr>
        <w:tabs>
          <w:tab w:val="num" w:pos="1440"/>
        </w:tabs>
        <w:ind w:left="1440" w:hanging="360"/>
      </w:pPr>
      <w:rPr>
        <w:rFonts w:ascii="Symbol" w:hAnsi="Symbol" w:hint="default"/>
      </w:rPr>
    </w:lvl>
    <w:lvl w:ilvl="2" w:tplc="15280518" w:tentative="1">
      <w:start w:val="1"/>
      <w:numFmt w:val="bullet"/>
      <w:lvlText w:val=""/>
      <w:lvlJc w:val="left"/>
      <w:pPr>
        <w:tabs>
          <w:tab w:val="num" w:pos="2160"/>
        </w:tabs>
        <w:ind w:left="2160" w:hanging="360"/>
      </w:pPr>
      <w:rPr>
        <w:rFonts w:ascii="Symbol" w:hAnsi="Symbol" w:hint="default"/>
      </w:rPr>
    </w:lvl>
    <w:lvl w:ilvl="3" w:tplc="D29EADE2" w:tentative="1">
      <w:start w:val="1"/>
      <w:numFmt w:val="bullet"/>
      <w:lvlText w:val=""/>
      <w:lvlJc w:val="left"/>
      <w:pPr>
        <w:tabs>
          <w:tab w:val="num" w:pos="2880"/>
        </w:tabs>
        <w:ind w:left="2880" w:hanging="360"/>
      </w:pPr>
      <w:rPr>
        <w:rFonts w:ascii="Symbol" w:hAnsi="Symbol" w:hint="default"/>
      </w:rPr>
    </w:lvl>
    <w:lvl w:ilvl="4" w:tplc="3E000736" w:tentative="1">
      <w:start w:val="1"/>
      <w:numFmt w:val="bullet"/>
      <w:lvlText w:val=""/>
      <w:lvlJc w:val="left"/>
      <w:pPr>
        <w:tabs>
          <w:tab w:val="num" w:pos="3600"/>
        </w:tabs>
        <w:ind w:left="3600" w:hanging="360"/>
      </w:pPr>
      <w:rPr>
        <w:rFonts w:ascii="Symbol" w:hAnsi="Symbol" w:hint="default"/>
      </w:rPr>
    </w:lvl>
    <w:lvl w:ilvl="5" w:tplc="16728374" w:tentative="1">
      <w:start w:val="1"/>
      <w:numFmt w:val="bullet"/>
      <w:lvlText w:val=""/>
      <w:lvlJc w:val="left"/>
      <w:pPr>
        <w:tabs>
          <w:tab w:val="num" w:pos="4320"/>
        </w:tabs>
        <w:ind w:left="4320" w:hanging="360"/>
      </w:pPr>
      <w:rPr>
        <w:rFonts w:ascii="Symbol" w:hAnsi="Symbol" w:hint="default"/>
      </w:rPr>
    </w:lvl>
    <w:lvl w:ilvl="6" w:tplc="8348D01A" w:tentative="1">
      <w:start w:val="1"/>
      <w:numFmt w:val="bullet"/>
      <w:lvlText w:val=""/>
      <w:lvlJc w:val="left"/>
      <w:pPr>
        <w:tabs>
          <w:tab w:val="num" w:pos="5040"/>
        </w:tabs>
        <w:ind w:left="5040" w:hanging="360"/>
      </w:pPr>
      <w:rPr>
        <w:rFonts w:ascii="Symbol" w:hAnsi="Symbol" w:hint="default"/>
      </w:rPr>
    </w:lvl>
    <w:lvl w:ilvl="7" w:tplc="190E8EF4" w:tentative="1">
      <w:start w:val="1"/>
      <w:numFmt w:val="bullet"/>
      <w:lvlText w:val=""/>
      <w:lvlJc w:val="left"/>
      <w:pPr>
        <w:tabs>
          <w:tab w:val="num" w:pos="5760"/>
        </w:tabs>
        <w:ind w:left="5760" w:hanging="360"/>
      </w:pPr>
      <w:rPr>
        <w:rFonts w:ascii="Symbol" w:hAnsi="Symbol" w:hint="default"/>
      </w:rPr>
    </w:lvl>
    <w:lvl w:ilvl="8" w:tplc="963CE936"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BE90C60"/>
    <w:multiLevelType w:val="hybridMultilevel"/>
    <w:tmpl w:val="8F9A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47108"/>
    <w:multiLevelType w:val="hybridMultilevel"/>
    <w:tmpl w:val="99A4BB34"/>
    <w:lvl w:ilvl="0" w:tplc="978EB39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525FF"/>
    <w:multiLevelType w:val="hybridMultilevel"/>
    <w:tmpl w:val="70BA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9714F"/>
    <w:multiLevelType w:val="hybridMultilevel"/>
    <w:tmpl w:val="8B1C5218"/>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53389"/>
    <w:multiLevelType w:val="multilevel"/>
    <w:tmpl w:val="8D8497F0"/>
    <w:lvl w:ilvl="0">
      <w:start w:val="4"/>
      <w:numFmt w:val="decimal"/>
      <w:lvlText w:val="%1."/>
      <w:lvlJc w:val="left"/>
      <w:pPr>
        <w:ind w:left="472" w:hanging="361"/>
        <w:jc w:val="right"/>
      </w:pPr>
      <w:rPr>
        <w:rFonts w:ascii="Calibri" w:eastAsia="Calibri" w:hAnsi="Calibri" w:cs="Calibri" w:hint="default"/>
        <w:b/>
        <w:bCs/>
        <w:spacing w:val="-1"/>
        <w:w w:val="100"/>
        <w:sz w:val="36"/>
        <w:szCs w:val="36"/>
      </w:rPr>
    </w:lvl>
    <w:lvl w:ilvl="1">
      <w:start w:val="1"/>
      <w:numFmt w:val="decimal"/>
      <w:lvlText w:val="%1.%2"/>
      <w:lvlJc w:val="left"/>
      <w:pPr>
        <w:ind w:left="863" w:hanging="721"/>
      </w:pPr>
      <w:rPr>
        <w:rFonts w:ascii="Calibri" w:eastAsia="Calibri" w:hAnsi="Calibri" w:cs="Calibri" w:hint="default"/>
        <w:b/>
        <w:bCs/>
        <w:spacing w:val="-1"/>
        <w:w w:val="99"/>
        <w:sz w:val="32"/>
        <w:szCs w:val="32"/>
      </w:rPr>
    </w:lvl>
    <w:lvl w:ilvl="2">
      <w:numFmt w:val="bullet"/>
      <w:lvlText w:val="●"/>
      <w:lvlJc w:val="left"/>
      <w:pPr>
        <w:ind w:left="832" w:hanging="360"/>
      </w:pPr>
      <w:rPr>
        <w:rFonts w:ascii="Calibri" w:eastAsia="Calibri" w:hAnsi="Calibri" w:cs="Calibri" w:hint="default"/>
        <w:w w:val="100"/>
        <w:sz w:val="22"/>
        <w:szCs w:val="22"/>
      </w:rPr>
    </w:lvl>
    <w:lvl w:ilvl="3">
      <w:numFmt w:val="bullet"/>
      <w:lvlText w:val="•"/>
      <w:lvlJc w:val="left"/>
      <w:pPr>
        <w:ind w:left="2974" w:hanging="360"/>
      </w:pPr>
      <w:rPr>
        <w:rFonts w:hint="default"/>
      </w:rPr>
    </w:lvl>
    <w:lvl w:ilvl="4">
      <w:numFmt w:val="bullet"/>
      <w:lvlText w:val="•"/>
      <w:lvlJc w:val="left"/>
      <w:pPr>
        <w:ind w:left="4042" w:hanging="360"/>
      </w:pPr>
      <w:rPr>
        <w:rFonts w:hint="default"/>
      </w:rPr>
    </w:lvl>
    <w:lvl w:ilvl="5">
      <w:numFmt w:val="bullet"/>
      <w:lvlText w:val="•"/>
      <w:lvlJc w:val="left"/>
      <w:pPr>
        <w:ind w:left="5109" w:hanging="360"/>
      </w:pPr>
      <w:rPr>
        <w:rFonts w:hint="default"/>
      </w:rPr>
    </w:lvl>
    <w:lvl w:ilvl="6">
      <w:numFmt w:val="bullet"/>
      <w:lvlText w:val="•"/>
      <w:lvlJc w:val="left"/>
      <w:pPr>
        <w:ind w:left="6176" w:hanging="360"/>
      </w:pPr>
      <w:rPr>
        <w:rFonts w:hint="default"/>
      </w:rPr>
    </w:lvl>
    <w:lvl w:ilvl="7">
      <w:numFmt w:val="bullet"/>
      <w:lvlText w:val="•"/>
      <w:lvlJc w:val="left"/>
      <w:pPr>
        <w:ind w:left="7244" w:hanging="360"/>
      </w:pPr>
      <w:rPr>
        <w:rFonts w:hint="default"/>
      </w:rPr>
    </w:lvl>
    <w:lvl w:ilvl="8">
      <w:numFmt w:val="bullet"/>
      <w:lvlText w:val="•"/>
      <w:lvlJc w:val="left"/>
      <w:pPr>
        <w:ind w:left="8311" w:hanging="360"/>
      </w:pPr>
      <w:rPr>
        <w:rFonts w:hint="default"/>
      </w:rPr>
    </w:lvl>
  </w:abstractNum>
  <w:abstractNum w:abstractNumId="28" w15:restartNumberingAfterBreak="0">
    <w:nsid w:val="41A066C6"/>
    <w:multiLevelType w:val="singleLevel"/>
    <w:tmpl w:val="15F486EE"/>
    <w:lvl w:ilvl="0">
      <w:start w:val="1"/>
      <w:numFmt w:val="bullet"/>
      <w:pStyle w:val="Bullit"/>
      <w:lvlText w:val=""/>
      <w:lvlJc w:val="left"/>
      <w:pPr>
        <w:tabs>
          <w:tab w:val="num" w:pos="360"/>
        </w:tabs>
        <w:ind w:left="340" w:hanging="340"/>
      </w:pPr>
      <w:rPr>
        <w:rFonts w:ascii="Wingdings" w:hAnsi="Wingdings" w:hint="default"/>
      </w:rPr>
    </w:lvl>
  </w:abstractNum>
  <w:abstractNum w:abstractNumId="29" w15:restartNumberingAfterBreak="0">
    <w:nsid w:val="45366879"/>
    <w:multiLevelType w:val="hybridMultilevel"/>
    <w:tmpl w:val="48509BDA"/>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30" w15:restartNumberingAfterBreak="0">
    <w:nsid w:val="4D754DC0"/>
    <w:multiLevelType w:val="hybridMultilevel"/>
    <w:tmpl w:val="EA7E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C79DF"/>
    <w:multiLevelType w:val="hybridMultilevel"/>
    <w:tmpl w:val="4D1E102C"/>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E06D0"/>
    <w:multiLevelType w:val="hybridMultilevel"/>
    <w:tmpl w:val="763C6D4A"/>
    <w:lvl w:ilvl="0" w:tplc="8CA87DE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5451E7"/>
    <w:multiLevelType w:val="hybridMultilevel"/>
    <w:tmpl w:val="0C8C9152"/>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B0E63"/>
    <w:multiLevelType w:val="hybridMultilevel"/>
    <w:tmpl w:val="6A20C15E"/>
    <w:lvl w:ilvl="0" w:tplc="FFFFFFFF">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5A0D7C34"/>
    <w:multiLevelType w:val="hybridMultilevel"/>
    <w:tmpl w:val="03F4FD12"/>
    <w:lvl w:ilvl="0" w:tplc="6FC0B51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C4043A"/>
    <w:multiLevelType w:val="hybridMultilevel"/>
    <w:tmpl w:val="830C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693914"/>
    <w:multiLevelType w:val="hybridMultilevel"/>
    <w:tmpl w:val="CE262A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60363BB8"/>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39" w15:restartNumberingAfterBreak="0">
    <w:nsid w:val="6AF34B0E"/>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40" w15:restartNumberingAfterBreak="0">
    <w:nsid w:val="6B560111"/>
    <w:multiLevelType w:val="hybridMultilevel"/>
    <w:tmpl w:val="6A082E5C"/>
    <w:lvl w:ilvl="0" w:tplc="DA86E454">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1" w15:restartNumberingAfterBreak="0">
    <w:nsid w:val="714828FD"/>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726429AC"/>
    <w:multiLevelType w:val="hybridMultilevel"/>
    <w:tmpl w:val="B890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C17A7B"/>
    <w:multiLevelType w:val="hybridMultilevel"/>
    <w:tmpl w:val="648484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78C02E53"/>
    <w:multiLevelType w:val="hybridMultilevel"/>
    <w:tmpl w:val="D86C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C0DAD"/>
    <w:multiLevelType w:val="hybridMultilevel"/>
    <w:tmpl w:val="2E4A3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9"/>
  </w:num>
  <w:num w:numId="3">
    <w:abstractNumId w:val="29"/>
  </w:num>
  <w:num w:numId="4">
    <w:abstractNumId w:val="21"/>
  </w:num>
  <w:num w:numId="5">
    <w:abstractNumId w:val="30"/>
  </w:num>
  <w:num w:numId="6">
    <w:abstractNumId w:val="25"/>
  </w:num>
  <w:num w:numId="7">
    <w:abstractNumId w:val="36"/>
  </w:num>
  <w:num w:numId="8">
    <w:abstractNumId w:val="15"/>
  </w:num>
  <w:num w:numId="9">
    <w:abstractNumId w:val="12"/>
  </w:num>
  <w:num w:numId="10">
    <w:abstractNumId w:val="35"/>
  </w:num>
  <w:num w:numId="11">
    <w:abstractNumId w:val="2"/>
  </w:num>
  <w:num w:numId="12">
    <w:abstractNumId w:val="5"/>
  </w:num>
  <w:num w:numId="13">
    <w:abstractNumId w:val="13"/>
  </w:num>
  <w:num w:numId="14">
    <w:abstractNumId w:val="42"/>
  </w:num>
  <w:num w:numId="15">
    <w:abstractNumId w:val="9"/>
  </w:num>
  <w:num w:numId="16">
    <w:abstractNumId w:val="3"/>
  </w:num>
  <w:num w:numId="17">
    <w:abstractNumId w:val="40"/>
  </w:num>
  <w:num w:numId="18">
    <w:abstractNumId w:val="28"/>
  </w:num>
  <w:num w:numId="19">
    <w:abstractNumId w:val="18"/>
  </w:num>
  <w:num w:numId="20">
    <w:abstractNumId w:val="1"/>
  </w:num>
  <w:num w:numId="21">
    <w:abstractNumId w:val="34"/>
  </w:num>
  <w:num w:numId="22">
    <w:abstractNumId w:val="41"/>
  </w:num>
  <w:num w:numId="23">
    <w:abstractNumId w:val="8"/>
  </w:num>
  <w:num w:numId="24">
    <w:abstractNumId w:val="37"/>
  </w:num>
  <w:num w:numId="25">
    <w:abstractNumId w:val="0"/>
  </w:num>
  <w:num w:numId="26">
    <w:abstractNumId w:val="10"/>
  </w:num>
  <w:num w:numId="27">
    <w:abstractNumId w:val="26"/>
  </w:num>
  <w:num w:numId="28">
    <w:abstractNumId w:val="38"/>
  </w:num>
  <w:num w:numId="29">
    <w:abstractNumId w:val="7"/>
  </w:num>
  <w:num w:numId="30">
    <w:abstractNumId w:val="23"/>
  </w:num>
  <w:num w:numId="31">
    <w:abstractNumId w:val="17"/>
  </w:num>
  <w:num w:numId="32">
    <w:abstractNumId w:val="19"/>
  </w:num>
  <w:num w:numId="33">
    <w:abstractNumId w:val="45"/>
  </w:num>
  <w:num w:numId="34">
    <w:abstractNumId w:val="6"/>
  </w:num>
  <w:num w:numId="35">
    <w:abstractNumId w:val="20"/>
  </w:num>
  <w:num w:numId="36">
    <w:abstractNumId w:val="16"/>
  </w:num>
  <w:num w:numId="37">
    <w:abstractNumId w:val="24"/>
  </w:num>
  <w:num w:numId="38">
    <w:abstractNumId w:val="33"/>
  </w:num>
  <w:num w:numId="39">
    <w:abstractNumId w:val="31"/>
  </w:num>
  <w:num w:numId="40">
    <w:abstractNumId w:val="44"/>
  </w:num>
  <w:num w:numId="41">
    <w:abstractNumId w:val="11"/>
  </w:num>
  <w:num w:numId="42">
    <w:abstractNumId w:val="32"/>
  </w:num>
  <w:num w:numId="43">
    <w:abstractNumId w:val="43"/>
  </w:num>
  <w:num w:numId="44">
    <w:abstractNumId w:val="14"/>
  </w:num>
  <w:num w:numId="45">
    <w:abstractNumId w:val="4"/>
  </w:num>
  <w:num w:numId="46">
    <w:abstractNumId w:val="2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eerle Beyaert">
    <w15:presenceInfo w15:providerId="None" w15:userId="Veerle Beyae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trackRevisions/>
  <w:defaultTabStop w:val="720"/>
  <w:hyphenationZone w:val="425"/>
  <w:drawingGridHorizontalSpacing w:val="110"/>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3tzQ2MzQ0N7IwNjNW0lEKTi0uzszPAykwrAUA5sauTiwAAAA="/>
  </w:docVars>
  <w:rsids>
    <w:rsidRoot w:val="0017350B"/>
    <w:rsid w:val="00012F74"/>
    <w:rsid w:val="0002204A"/>
    <w:rsid w:val="000323F8"/>
    <w:rsid w:val="000362C7"/>
    <w:rsid w:val="00037E6B"/>
    <w:rsid w:val="000450B1"/>
    <w:rsid w:val="00045A47"/>
    <w:rsid w:val="00045CD3"/>
    <w:rsid w:val="000566BF"/>
    <w:rsid w:val="00063621"/>
    <w:rsid w:val="00066236"/>
    <w:rsid w:val="00074430"/>
    <w:rsid w:val="00083E74"/>
    <w:rsid w:val="00092335"/>
    <w:rsid w:val="00097046"/>
    <w:rsid w:val="000A34CB"/>
    <w:rsid w:val="000A44FD"/>
    <w:rsid w:val="000A6FB5"/>
    <w:rsid w:val="000C0468"/>
    <w:rsid w:val="000C2064"/>
    <w:rsid w:val="000C7E6A"/>
    <w:rsid w:val="000E0517"/>
    <w:rsid w:val="000E13C1"/>
    <w:rsid w:val="000E28B9"/>
    <w:rsid w:val="000E3BB7"/>
    <w:rsid w:val="00107074"/>
    <w:rsid w:val="00107D41"/>
    <w:rsid w:val="00111CFE"/>
    <w:rsid w:val="00116990"/>
    <w:rsid w:val="00122463"/>
    <w:rsid w:val="00124982"/>
    <w:rsid w:val="0012798F"/>
    <w:rsid w:val="00131A42"/>
    <w:rsid w:val="001420F4"/>
    <w:rsid w:val="0014769D"/>
    <w:rsid w:val="00147C1F"/>
    <w:rsid w:val="0015027C"/>
    <w:rsid w:val="001508B0"/>
    <w:rsid w:val="00156F18"/>
    <w:rsid w:val="001574D0"/>
    <w:rsid w:val="00162F63"/>
    <w:rsid w:val="0017350B"/>
    <w:rsid w:val="001737CB"/>
    <w:rsid w:val="001821B6"/>
    <w:rsid w:val="00183F99"/>
    <w:rsid w:val="001851B6"/>
    <w:rsid w:val="00190411"/>
    <w:rsid w:val="00196C83"/>
    <w:rsid w:val="001A1BBA"/>
    <w:rsid w:val="001B061B"/>
    <w:rsid w:val="001B3C20"/>
    <w:rsid w:val="001B4747"/>
    <w:rsid w:val="001D17DB"/>
    <w:rsid w:val="001D6E6D"/>
    <w:rsid w:val="001E0519"/>
    <w:rsid w:val="001E2334"/>
    <w:rsid w:val="001E6F21"/>
    <w:rsid w:val="001E7338"/>
    <w:rsid w:val="001F66D7"/>
    <w:rsid w:val="001F7D13"/>
    <w:rsid w:val="00201119"/>
    <w:rsid w:val="00215BF4"/>
    <w:rsid w:val="00216CC8"/>
    <w:rsid w:val="00217F73"/>
    <w:rsid w:val="0022218E"/>
    <w:rsid w:val="002312BC"/>
    <w:rsid w:val="00231EEB"/>
    <w:rsid w:val="00243E63"/>
    <w:rsid w:val="00260786"/>
    <w:rsid w:val="002627B0"/>
    <w:rsid w:val="00267257"/>
    <w:rsid w:val="002673C8"/>
    <w:rsid w:val="00281F80"/>
    <w:rsid w:val="00283B4F"/>
    <w:rsid w:val="00283CF5"/>
    <w:rsid w:val="00291C7A"/>
    <w:rsid w:val="002956C2"/>
    <w:rsid w:val="002A262A"/>
    <w:rsid w:val="002A6AF4"/>
    <w:rsid w:val="002A720F"/>
    <w:rsid w:val="002B0FEC"/>
    <w:rsid w:val="002B1300"/>
    <w:rsid w:val="002B707C"/>
    <w:rsid w:val="002C1B18"/>
    <w:rsid w:val="002C51CE"/>
    <w:rsid w:val="002C72DD"/>
    <w:rsid w:val="002F6160"/>
    <w:rsid w:val="0031223F"/>
    <w:rsid w:val="00312A1C"/>
    <w:rsid w:val="00315104"/>
    <w:rsid w:val="00322383"/>
    <w:rsid w:val="00344D66"/>
    <w:rsid w:val="0035153F"/>
    <w:rsid w:val="00364AFE"/>
    <w:rsid w:val="00366016"/>
    <w:rsid w:val="00391199"/>
    <w:rsid w:val="00395419"/>
    <w:rsid w:val="003955EF"/>
    <w:rsid w:val="00396C69"/>
    <w:rsid w:val="00397C0D"/>
    <w:rsid w:val="003A2CD7"/>
    <w:rsid w:val="003A49DE"/>
    <w:rsid w:val="003A6937"/>
    <w:rsid w:val="003B0631"/>
    <w:rsid w:val="003B2E83"/>
    <w:rsid w:val="003B76DF"/>
    <w:rsid w:val="003C0475"/>
    <w:rsid w:val="003C13B5"/>
    <w:rsid w:val="003C19B4"/>
    <w:rsid w:val="003C3167"/>
    <w:rsid w:val="003C5612"/>
    <w:rsid w:val="003D1A64"/>
    <w:rsid w:val="003E038D"/>
    <w:rsid w:val="003E1330"/>
    <w:rsid w:val="003E5D8A"/>
    <w:rsid w:val="003F2A00"/>
    <w:rsid w:val="003F46F3"/>
    <w:rsid w:val="003F6926"/>
    <w:rsid w:val="003F7724"/>
    <w:rsid w:val="0040318A"/>
    <w:rsid w:val="00405416"/>
    <w:rsid w:val="00406FEE"/>
    <w:rsid w:val="0043441A"/>
    <w:rsid w:val="004360BE"/>
    <w:rsid w:val="00441B8B"/>
    <w:rsid w:val="00451F25"/>
    <w:rsid w:val="0047006E"/>
    <w:rsid w:val="00481C1B"/>
    <w:rsid w:val="004860A6"/>
    <w:rsid w:val="00490105"/>
    <w:rsid w:val="0049364B"/>
    <w:rsid w:val="00495370"/>
    <w:rsid w:val="004955F0"/>
    <w:rsid w:val="00495EAA"/>
    <w:rsid w:val="004A2810"/>
    <w:rsid w:val="004B3092"/>
    <w:rsid w:val="004B54E7"/>
    <w:rsid w:val="004D436A"/>
    <w:rsid w:val="004D4FB6"/>
    <w:rsid w:val="004E1482"/>
    <w:rsid w:val="004E4061"/>
    <w:rsid w:val="004F3FCF"/>
    <w:rsid w:val="004F435A"/>
    <w:rsid w:val="004F5858"/>
    <w:rsid w:val="00501452"/>
    <w:rsid w:val="00501E29"/>
    <w:rsid w:val="0050274E"/>
    <w:rsid w:val="00503EF4"/>
    <w:rsid w:val="00505982"/>
    <w:rsid w:val="0051086C"/>
    <w:rsid w:val="005177F5"/>
    <w:rsid w:val="005221FE"/>
    <w:rsid w:val="00530ACA"/>
    <w:rsid w:val="005326FE"/>
    <w:rsid w:val="00542DB1"/>
    <w:rsid w:val="0055167A"/>
    <w:rsid w:val="00557A94"/>
    <w:rsid w:val="00567DEA"/>
    <w:rsid w:val="00570496"/>
    <w:rsid w:val="0057352A"/>
    <w:rsid w:val="0058007F"/>
    <w:rsid w:val="00580D1E"/>
    <w:rsid w:val="005810A0"/>
    <w:rsid w:val="0058414D"/>
    <w:rsid w:val="0059053F"/>
    <w:rsid w:val="005925B9"/>
    <w:rsid w:val="005A2C91"/>
    <w:rsid w:val="005A3EAC"/>
    <w:rsid w:val="005B4CB9"/>
    <w:rsid w:val="005B6330"/>
    <w:rsid w:val="005C5FA1"/>
    <w:rsid w:val="005E6A22"/>
    <w:rsid w:val="005E720F"/>
    <w:rsid w:val="0060748F"/>
    <w:rsid w:val="006075B3"/>
    <w:rsid w:val="00620228"/>
    <w:rsid w:val="006230B2"/>
    <w:rsid w:val="006362F0"/>
    <w:rsid w:val="00640A00"/>
    <w:rsid w:val="00643C63"/>
    <w:rsid w:val="00645177"/>
    <w:rsid w:val="006621DE"/>
    <w:rsid w:val="00664313"/>
    <w:rsid w:val="006861E1"/>
    <w:rsid w:val="006873F6"/>
    <w:rsid w:val="006910B3"/>
    <w:rsid w:val="00692853"/>
    <w:rsid w:val="00694FC4"/>
    <w:rsid w:val="006A62D5"/>
    <w:rsid w:val="006B01DB"/>
    <w:rsid w:val="006B2FC4"/>
    <w:rsid w:val="006B7330"/>
    <w:rsid w:val="006C7214"/>
    <w:rsid w:val="006D10C3"/>
    <w:rsid w:val="006D5D77"/>
    <w:rsid w:val="006E2F4F"/>
    <w:rsid w:val="006E47F7"/>
    <w:rsid w:val="006F063D"/>
    <w:rsid w:val="006F28AB"/>
    <w:rsid w:val="006F772F"/>
    <w:rsid w:val="00701BBD"/>
    <w:rsid w:val="00706DCE"/>
    <w:rsid w:val="00727D49"/>
    <w:rsid w:val="007403C1"/>
    <w:rsid w:val="007523D2"/>
    <w:rsid w:val="00757D63"/>
    <w:rsid w:val="00761D59"/>
    <w:rsid w:val="00765A46"/>
    <w:rsid w:val="00766AD0"/>
    <w:rsid w:val="00772B95"/>
    <w:rsid w:val="00773AB6"/>
    <w:rsid w:val="0078166A"/>
    <w:rsid w:val="007823A3"/>
    <w:rsid w:val="0079786E"/>
    <w:rsid w:val="0079796F"/>
    <w:rsid w:val="007A1C9E"/>
    <w:rsid w:val="007A675A"/>
    <w:rsid w:val="007B3FDB"/>
    <w:rsid w:val="007B615B"/>
    <w:rsid w:val="007C404D"/>
    <w:rsid w:val="007D330F"/>
    <w:rsid w:val="007E6C98"/>
    <w:rsid w:val="007F056B"/>
    <w:rsid w:val="007F6C90"/>
    <w:rsid w:val="008320F6"/>
    <w:rsid w:val="00834315"/>
    <w:rsid w:val="00853C83"/>
    <w:rsid w:val="00860E64"/>
    <w:rsid w:val="00863CA0"/>
    <w:rsid w:val="0087039D"/>
    <w:rsid w:val="008775A7"/>
    <w:rsid w:val="00882842"/>
    <w:rsid w:val="00885D6E"/>
    <w:rsid w:val="008874C4"/>
    <w:rsid w:val="008955ED"/>
    <w:rsid w:val="008A7829"/>
    <w:rsid w:val="008B02C3"/>
    <w:rsid w:val="008B132F"/>
    <w:rsid w:val="008B2C2E"/>
    <w:rsid w:val="008B38EE"/>
    <w:rsid w:val="008B5813"/>
    <w:rsid w:val="008C11A8"/>
    <w:rsid w:val="008C1B16"/>
    <w:rsid w:val="008C4FB1"/>
    <w:rsid w:val="008E1BB6"/>
    <w:rsid w:val="008E2A74"/>
    <w:rsid w:val="008E40F2"/>
    <w:rsid w:val="008F2BCD"/>
    <w:rsid w:val="008F7209"/>
    <w:rsid w:val="008F7D4B"/>
    <w:rsid w:val="0090024D"/>
    <w:rsid w:val="009141D9"/>
    <w:rsid w:val="009208B6"/>
    <w:rsid w:val="00923729"/>
    <w:rsid w:val="00923E42"/>
    <w:rsid w:val="00927AC8"/>
    <w:rsid w:val="009362E9"/>
    <w:rsid w:val="00937B5B"/>
    <w:rsid w:val="00941C10"/>
    <w:rsid w:val="00942738"/>
    <w:rsid w:val="00946E1F"/>
    <w:rsid w:val="00957305"/>
    <w:rsid w:val="009652C1"/>
    <w:rsid w:val="00966EE3"/>
    <w:rsid w:val="0097257A"/>
    <w:rsid w:val="009814F5"/>
    <w:rsid w:val="00993F7F"/>
    <w:rsid w:val="009A4836"/>
    <w:rsid w:val="009A5F3D"/>
    <w:rsid w:val="009B52B2"/>
    <w:rsid w:val="009B5F06"/>
    <w:rsid w:val="009E20C2"/>
    <w:rsid w:val="009F5F4E"/>
    <w:rsid w:val="009F7575"/>
    <w:rsid w:val="009F781C"/>
    <w:rsid w:val="00A02FB6"/>
    <w:rsid w:val="00A060FD"/>
    <w:rsid w:val="00A1205B"/>
    <w:rsid w:val="00A158DB"/>
    <w:rsid w:val="00A172BD"/>
    <w:rsid w:val="00A22CA3"/>
    <w:rsid w:val="00A237F3"/>
    <w:rsid w:val="00A25F9B"/>
    <w:rsid w:val="00A32A0E"/>
    <w:rsid w:val="00A356B5"/>
    <w:rsid w:val="00A50C94"/>
    <w:rsid w:val="00A528C9"/>
    <w:rsid w:val="00A54C5C"/>
    <w:rsid w:val="00A54FF2"/>
    <w:rsid w:val="00A64DAC"/>
    <w:rsid w:val="00A65A8E"/>
    <w:rsid w:val="00A76A1B"/>
    <w:rsid w:val="00A846F2"/>
    <w:rsid w:val="00A91C97"/>
    <w:rsid w:val="00A97490"/>
    <w:rsid w:val="00A976E6"/>
    <w:rsid w:val="00A97A29"/>
    <w:rsid w:val="00AA5286"/>
    <w:rsid w:val="00AB0498"/>
    <w:rsid w:val="00AB1B8B"/>
    <w:rsid w:val="00AC0C2F"/>
    <w:rsid w:val="00AC3AC1"/>
    <w:rsid w:val="00AE021E"/>
    <w:rsid w:val="00B12D70"/>
    <w:rsid w:val="00B13B4C"/>
    <w:rsid w:val="00B1529B"/>
    <w:rsid w:val="00B26971"/>
    <w:rsid w:val="00B366D0"/>
    <w:rsid w:val="00B452C4"/>
    <w:rsid w:val="00B61098"/>
    <w:rsid w:val="00B63164"/>
    <w:rsid w:val="00B73BCD"/>
    <w:rsid w:val="00B748C0"/>
    <w:rsid w:val="00B77970"/>
    <w:rsid w:val="00B818FB"/>
    <w:rsid w:val="00B85D3B"/>
    <w:rsid w:val="00B936A3"/>
    <w:rsid w:val="00B9395B"/>
    <w:rsid w:val="00B94B0D"/>
    <w:rsid w:val="00B958EB"/>
    <w:rsid w:val="00BA4A18"/>
    <w:rsid w:val="00BB52A7"/>
    <w:rsid w:val="00BC0446"/>
    <w:rsid w:val="00BC09EB"/>
    <w:rsid w:val="00BC1035"/>
    <w:rsid w:val="00BC4EE1"/>
    <w:rsid w:val="00BD2D6F"/>
    <w:rsid w:val="00BE4AD5"/>
    <w:rsid w:val="00BE6FBD"/>
    <w:rsid w:val="00BF2AFE"/>
    <w:rsid w:val="00BF623A"/>
    <w:rsid w:val="00BF68E8"/>
    <w:rsid w:val="00BF72ED"/>
    <w:rsid w:val="00BF7E3D"/>
    <w:rsid w:val="00C0164B"/>
    <w:rsid w:val="00C01EBB"/>
    <w:rsid w:val="00C07AAA"/>
    <w:rsid w:val="00C17923"/>
    <w:rsid w:val="00C20D4A"/>
    <w:rsid w:val="00C23247"/>
    <w:rsid w:val="00C23FA3"/>
    <w:rsid w:val="00C27144"/>
    <w:rsid w:val="00C55383"/>
    <w:rsid w:val="00C56E26"/>
    <w:rsid w:val="00C56F41"/>
    <w:rsid w:val="00C710B2"/>
    <w:rsid w:val="00C76CE7"/>
    <w:rsid w:val="00C861B5"/>
    <w:rsid w:val="00C94DEF"/>
    <w:rsid w:val="00CA2554"/>
    <w:rsid w:val="00CA7DF4"/>
    <w:rsid w:val="00CB1C6B"/>
    <w:rsid w:val="00CC34E8"/>
    <w:rsid w:val="00CC6A9D"/>
    <w:rsid w:val="00CC7015"/>
    <w:rsid w:val="00CD2026"/>
    <w:rsid w:val="00CE0049"/>
    <w:rsid w:val="00CE2C22"/>
    <w:rsid w:val="00CE40F0"/>
    <w:rsid w:val="00CF0E71"/>
    <w:rsid w:val="00D00362"/>
    <w:rsid w:val="00D05517"/>
    <w:rsid w:val="00D05BC4"/>
    <w:rsid w:val="00D11E5A"/>
    <w:rsid w:val="00D12E82"/>
    <w:rsid w:val="00D13935"/>
    <w:rsid w:val="00D318D9"/>
    <w:rsid w:val="00D34E04"/>
    <w:rsid w:val="00D368C7"/>
    <w:rsid w:val="00D36D68"/>
    <w:rsid w:val="00D53F80"/>
    <w:rsid w:val="00D6017C"/>
    <w:rsid w:val="00D620C3"/>
    <w:rsid w:val="00D66F06"/>
    <w:rsid w:val="00D82CB7"/>
    <w:rsid w:val="00D87A36"/>
    <w:rsid w:val="00D90480"/>
    <w:rsid w:val="00D91FBC"/>
    <w:rsid w:val="00DA7967"/>
    <w:rsid w:val="00DA79B8"/>
    <w:rsid w:val="00DC19DA"/>
    <w:rsid w:val="00DC3484"/>
    <w:rsid w:val="00DC398C"/>
    <w:rsid w:val="00DE336D"/>
    <w:rsid w:val="00DE61B2"/>
    <w:rsid w:val="00DF0143"/>
    <w:rsid w:val="00DF0AA0"/>
    <w:rsid w:val="00DF15C1"/>
    <w:rsid w:val="00DF684B"/>
    <w:rsid w:val="00E03114"/>
    <w:rsid w:val="00E03BD2"/>
    <w:rsid w:val="00E11686"/>
    <w:rsid w:val="00E14056"/>
    <w:rsid w:val="00E34821"/>
    <w:rsid w:val="00E4214F"/>
    <w:rsid w:val="00E46AC6"/>
    <w:rsid w:val="00E550C6"/>
    <w:rsid w:val="00E65398"/>
    <w:rsid w:val="00E66E3B"/>
    <w:rsid w:val="00E74432"/>
    <w:rsid w:val="00E863E9"/>
    <w:rsid w:val="00E93AD4"/>
    <w:rsid w:val="00E958C3"/>
    <w:rsid w:val="00EA0A66"/>
    <w:rsid w:val="00EC2238"/>
    <w:rsid w:val="00EC5FBC"/>
    <w:rsid w:val="00ED0DA3"/>
    <w:rsid w:val="00ED1DD2"/>
    <w:rsid w:val="00EE224E"/>
    <w:rsid w:val="00EE55A6"/>
    <w:rsid w:val="00EF0EC4"/>
    <w:rsid w:val="00EF619F"/>
    <w:rsid w:val="00F07AEE"/>
    <w:rsid w:val="00F3358F"/>
    <w:rsid w:val="00F35F83"/>
    <w:rsid w:val="00F41458"/>
    <w:rsid w:val="00F42612"/>
    <w:rsid w:val="00F4797A"/>
    <w:rsid w:val="00F54B5A"/>
    <w:rsid w:val="00F54C8B"/>
    <w:rsid w:val="00F56DE6"/>
    <w:rsid w:val="00F703FD"/>
    <w:rsid w:val="00F7189D"/>
    <w:rsid w:val="00F71FA6"/>
    <w:rsid w:val="00F776E3"/>
    <w:rsid w:val="00F84DEE"/>
    <w:rsid w:val="00F903E6"/>
    <w:rsid w:val="00FA7EE5"/>
    <w:rsid w:val="00FB1993"/>
    <w:rsid w:val="00FB370C"/>
    <w:rsid w:val="00FC1060"/>
    <w:rsid w:val="00FD2869"/>
    <w:rsid w:val="00FD414E"/>
    <w:rsid w:val="00FD5386"/>
    <w:rsid w:val="09B46D2A"/>
    <w:rsid w:val="1944775E"/>
    <w:rsid w:val="19879057"/>
    <w:rsid w:val="239D2598"/>
    <w:rsid w:val="2A40B431"/>
    <w:rsid w:val="2E926AA2"/>
    <w:rsid w:val="440026D6"/>
    <w:rsid w:val="674C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1425D24"/>
  <w15:docId w15:val="{5DB2B319-6527-4B0C-8165-CEE89212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uiPriority w:val="1"/>
    <w:qFormat/>
    <w:rPr>
      <w:rFonts w:ascii="Calibri" w:eastAsia="Calibri" w:hAnsi="Calibri" w:cs="Calibri"/>
    </w:rPr>
  </w:style>
  <w:style w:type="paragraph" w:styleId="Kop1">
    <w:name w:val="heading 1"/>
    <w:basedOn w:val="Standaard"/>
    <w:link w:val="Kop1Char"/>
    <w:uiPriority w:val="9"/>
    <w:qFormat/>
    <w:pPr>
      <w:spacing w:before="27"/>
      <w:ind w:left="472" w:hanging="360"/>
      <w:jc w:val="both"/>
      <w:outlineLvl w:val="0"/>
    </w:pPr>
    <w:rPr>
      <w:b/>
      <w:bCs/>
      <w:sz w:val="29"/>
      <w:szCs w:val="29"/>
    </w:rPr>
  </w:style>
  <w:style w:type="paragraph" w:styleId="Kop2">
    <w:name w:val="heading 2"/>
    <w:basedOn w:val="Standaard"/>
    <w:link w:val="Kop2Char"/>
    <w:uiPriority w:val="9"/>
    <w:qFormat/>
    <w:pPr>
      <w:ind w:left="832" w:hanging="720"/>
      <w:jc w:val="both"/>
      <w:outlineLvl w:val="1"/>
    </w:pPr>
    <w:rPr>
      <w:b/>
      <w:bCs/>
      <w:sz w:val="26"/>
      <w:szCs w:val="26"/>
    </w:rPr>
  </w:style>
  <w:style w:type="paragraph" w:styleId="Kop3">
    <w:name w:val="heading 3"/>
    <w:basedOn w:val="Standaard"/>
    <w:link w:val="Kop3Char"/>
    <w:uiPriority w:val="9"/>
    <w:qFormat/>
    <w:rsid w:val="00D82CB7"/>
    <w:pPr>
      <w:numPr>
        <w:numId w:val="4"/>
      </w:numPr>
      <w:outlineLvl w:val="2"/>
    </w:pPr>
    <w:rPr>
      <w:b/>
      <w:bCs/>
      <w:sz w:val="28"/>
      <w:szCs w:val="24"/>
      <w:lang w:val="nl-BE"/>
    </w:rPr>
  </w:style>
  <w:style w:type="paragraph" w:styleId="Kop4">
    <w:name w:val="heading 4"/>
    <w:basedOn w:val="Standaard"/>
    <w:uiPriority w:val="1"/>
    <w:qFormat/>
    <w:pPr>
      <w:ind w:left="112"/>
      <w:outlineLvl w:val="3"/>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uiPriority w:val="39"/>
    <w:qFormat/>
    <w:pPr>
      <w:spacing w:before="138"/>
      <w:ind w:left="330" w:hanging="218"/>
    </w:pPr>
  </w:style>
  <w:style w:type="paragraph" w:styleId="Inhopg2">
    <w:name w:val="toc 2"/>
    <w:basedOn w:val="Standaard"/>
    <w:uiPriority w:val="39"/>
    <w:qFormat/>
    <w:pPr>
      <w:spacing w:before="139"/>
      <w:ind w:left="663" w:hanging="331"/>
    </w:pPr>
  </w:style>
  <w:style w:type="paragraph" w:styleId="Plattetekst">
    <w:name w:val="Body Text"/>
    <w:basedOn w:val="Standaard"/>
    <w:uiPriority w:val="1"/>
    <w:qFormat/>
  </w:style>
  <w:style w:type="paragraph" w:styleId="Lijstalinea">
    <w:name w:val="List Paragraph"/>
    <w:basedOn w:val="Standaard"/>
    <w:uiPriority w:val="34"/>
    <w:qFormat/>
    <w:pPr>
      <w:ind w:left="832" w:hanging="360"/>
    </w:pPr>
  </w:style>
  <w:style w:type="paragraph" w:customStyle="1" w:styleId="TableParagraph">
    <w:name w:val="Table Paragraph"/>
    <w:basedOn w:val="Standaard"/>
    <w:uiPriority w:val="1"/>
    <w:qFormat/>
    <w:pPr>
      <w:spacing w:before="97"/>
      <w:ind w:left="91"/>
    </w:pPr>
  </w:style>
  <w:style w:type="paragraph" w:styleId="Koptekst">
    <w:name w:val="header"/>
    <w:basedOn w:val="Standaard"/>
    <w:link w:val="KoptekstChar"/>
    <w:unhideWhenUsed/>
    <w:rsid w:val="000C0468"/>
    <w:pPr>
      <w:tabs>
        <w:tab w:val="center" w:pos="4680"/>
        <w:tab w:val="right" w:pos="9360"/>
      </w:tabs>
    </w:pPr>
  </w:style>
  <w:style w:type="character" w:customStyle="1" w:styleId="KoptekstChar">
    <w:name w:val="Koptekst Char"/>
    <w:basedOn w:val="Standaardalinea-lettertype"/>
    <w:link w:val="Koptekst"/>
    <w:uiPriority w:val="99"/>
    <w:rsid w:val="000C0468"/>
    <w:rPr>
      <w:rFonts w:ascii="Calibri" w:eastAsia="Calibri" w:hAnsi="Calibri" w:cs="Calibri"/>
    </w:rPr>
  </w:style>
  <w:style w:type="paragraph" w:styleId="Voettekst">
    <w:name w:val="footer"/>
    <w:basedOn w:val="Standaard"/>
    <w:link w:val="VoettekstChar"/>
    <w:unhideWhenUsed/>
    <w:rsid w:val="000C0468"/>
    <w:pPr>
      <w:tabs>
        <w:tab w:val="center" w:pos="4680"/>
        <w:tab w:val="right" w:pos="9360"/>
      </w:tabs>
    </w:pPr>
  </w:style>
  <w:style w:type="character" w:customStyle="1" w:styleId="VoettekstChar">
    <w:name w:val="Voettekst Char"/>
    <w:basedOn w:val="Standaardalinea-lettertype"/>
    <w:link w:val="Voettekst"/>
    <w:uiPriority w:val="99"/>
    <w:rsid w:val="000C0468"/>
    <w:rPr>
      <w:rFonts w:ascii="Calibri" w:eastAsia="Calibri" w:hAnsi="Calibri" w:cs="Calibri"/>
    </w:rPr>
  </w:style>
  <w:style w:type="character" w:styleId="Hyperlink">
    <w:name w:val="Hyperlink"/>
    <w:basedOn w:val="Standaardalinea-lettertype"/>
    <w:uiPriority w:val="99"/>
    <w:unhideWhenUsed/>
    <w:rsid w:val="000C0468"/>
    <w:rPr>
      <w:color w:val="0000FF" w:themeColor="hyperlink"/>
      <w:u w:val="single"/>
    </w:rPr>
  </w:style>
  <w:style w:type="paragraph" w:styleId="Kopvaninhoudsopgave">
    <w:name w:val="TOC Heading"/>
    <w:basedOn w:val="Kop1"/>
    <w:next w:val="Standaard"/>
    <w:uiPriority w:val="39"/>
    <w:unhideWhenUsed/>
    <w:qFormat/>
    <w:rsid w:val="006B2FC4"/>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Inhopg3">
    <w:name w:val="toc 3"/>
    <w:basedOn w:val="Standaard"/>
    <w:next w:val="Standaard"/>
    <w:autoRedefine/>
    <w:uiPriority w:val="39"/>
    <w:unhideWhenUsed/>
    <w:rsid w:val="006B2FC4"/>
    <w:pPr>
      <w:spacing w:after="100"/>
      <w:ind w:left="440"/>
    </w:pPr>
  </w:style>
  <w:style w:type="paragraph" w:styleId="Voetnoottekst">
    <w:name w:val="footnote text"/>
    <w:basedOn w:val="Standaard"/>
    <w:link w:val="VoetnoottekstChar"/>
    <w:unhideWhenUsed/>
    <w:rsid w:val="00D82CB7"/>
    <w:rPr>
      <w:sz w:val="20"/>
      <w:szCs w:val="20"/>
    </w:rPr>
  </w:style>
  <w:style w:type="character" w:customStyle="1" w:styleId="VoetnoottekstChar">
    <w:name w:val="Voetnoottekst Char"/>
    <w:basedOn w:val="Standaardalinea-lettertype"/>
    <w:link w:val="Voetnoottekst"/>
    <w:rsid w:val="00D82CB7"/>
    <w:rPr>
      <w:rFonts w:ascii="Calibri" w:eastAsia="Calibri" w:hAnsi="Calibri" w:cs="Calibri"/>
      <w:sz w:val="20"/>
      <w:szCs w:val="20"/>
    </w:rPr>
  </w:style>
  <w:style w:type="character" w:styleId="Voetnootmarkering">
    <w:name w:val="footnote reference"/>
    <w:basedOn w:val="Standaardalinea-lettertype"/>
    <w:unhideWhenUsed/>
    <w:rsid w:val="00D82CB7"/>
    <w:rPr>
      <w:vertAlign w:val="superscript"/>
    </w:rPr>
  </w:style>
  <w:style w:type="paragraph" w:styleId="Bijschrift">
    <w:name w:val="caption"/>
    <w:basedOn w:val="Standaard"/>
    <w:next w:val="Standaard"/>
    <w:uiPriority w:val="35"/>
    <w:unhideWhenUsed/>
    <w:qFormat/>
    <w:rsid w:val="005221FE"/>
    <w:pPr>
      <w:spacing w:after="200"/>
    </w:pPr>
    <w:rPr>
      <w:i/>
      <w:iCs/>
      <w:color w:val="1F497D" w:themeColor="text2"/>
      <w:sz w:val="18"/>
      <w:szCs w:val="18"/>
    </w:rPr>
  </w:style>
  <w:style w:type="paragraph" w:styleId="Normaalweb">
    <w:name w:val="Normal (Web)"/>
    <w:basedOn w:val="Standaard"/>
    <w:uiPriority w:val="99"/>
    <w:unhideWhenUse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qowt-font6-arial">
    <w:name w:val="qowt-font6-arial"/>
    <w:basedOn w:val="Standaardalinea-lettertype"/>
    <w:rsid w:val="00107074"/>
  </w:style>
  <w:style w:type="paragraph" w:customStyle="1" w:styleId="qowt-li-30">
    <w:name w:val="qowt-li-3_0"/>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lijstalinea">
    <w:name w:val="qowt-stl-lijstalinea"/>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50">
    <w:name w:val="qowt-li-5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voettekst">
    <w:name w:val="qowt-stl-voet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koptekst">
    <w:name w:val="qowt-stl-kop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80">
    <w:name w:val="qowt-li-8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elraster">
    <w:name w:val="Table Grid"/>
    <w:basedOn w:val="Standaardtabel"/>
    <w:uiPriority w:val="39"/>
    <w:rsid w:val="00495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owt-li-20">
    <w:name w:val="qowt-li-2_0"/>
    <w:basedOn w:val="Standaard"/>
    <w:rsid w:val="00E0311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Verwijzingopmerking">
    <w:name w:val="annotation reference"/>
    <w:basedOn w:val="Standaardalinea-lettertype"/>
    <w:uiPriority w:val="99"/>
    <w:semiHidden/>
    <w:unhideWhenUsed/>
    <w:rsid w:val="00923E42"/>
    <w:rPr>
      <w:sz w:val="16"/>
      <w:szCs w:val="16"/>
    </w:rPr>
  </w:style>
  <w:style w:type="paragraph" w:styleId="Tekstopmerking">
    <w:name w:val="annotation text"/>
    <w:basedOn w:val="Standaard"/>
    <w:link w:val="TekstopmerkingChar"/>
    <w:uiPriority w:val="99"/>
    <w:semiHidden/>
    <w:unhideWhenUsed/>
    <w:rsid w:val="00923E42"/>
    <w:rPr>
      <w:sz w:val="20"/>
      <w:szCs w:val="20"/>
    </w:rPr>
  </w:style>
  <w:style w:type="character" w:customStyle="1" w:styleId="TekstopmerkingChar">
    <w:name w:val="Tekst opmerking Char"/>
    <w:basedOn w:val="Standaardalinea-lettertype"/>
    <w:link w:val="Tekstopmerking"/>
    <w:uiPriority w:val="99"/>
    <w:semiHidden/>
    <w:rsid w:val="00923E42"/>
    <w:rPr>
      <w:rFonts w:ascii="Calibri" w:eastAsia="Calibri" w:hAnsi="Calibri" w:cs="Calibri"/>
      <w:sz w:val="20"/>
      <w:szCs w:val="20"/>
    </w:rPr>
  </w:style>
  <w:style w:type="paragraph" w:styleId="Onderwerpvanopmerking">
    <w:name w:val="annotation subject"/>
    <w:basedOn w:val="Tekstopmerking"/>
    <w:next w:val="Tekstopmerking"/>
    <w:link w:val="OnderwerpvanopmerkingChar"/>
    <w:uiPriority w:val="99"/>
    <w:semiHidden/>
    <w:unhideWhenUsed/>
    <w:rsid w:val="00923E42"/>
    <w:rPr>
      <w:b/>
      <w:bCs/>
    </w:rPr>
  </w:style>
  <w:style w:type="character" w:customStyle="1" w:styleId="OnderwerpvanopmerkingChar">
    <w:name w:val="Onderwerp van opmerking Char"/>
    <w:basedOn w:val="TekstopmerkingChar"/>
    <w:link w:val="Onderwerpvanopmerking"/>
    <w:uiPriority w:val="99"/>
    <w:semiHidden/>
    <w:rsid w:val="00923E42"/>
    <w:rPr>
      <w:rFonts w:ascii="Calibri" w:eastAsia="Calibri" w:hAnsi="Calibri" w:cs="Calibri"/>
      <w:b/>
      <w:bCs/>
      <w:sz w:val="20"/>
      <w:szCs w:val="20"/>
    </w:rPr>
  </w:style>
  <w:style w:type="paragraph" w:styleId="Ballontekst">
    <w:name w:val="Balloon Text"/>
    <w:basedOn w:val="Standaard"/>
    <w:link w:val="BallontekstChar"/>
    <w:uiPriority w:val="99"/>
    <w:semiHidden/>
    <w:unhideWhenUsed/>
    <w:rsid w:val="00923E42"/>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23E42"/>
    <w:rPr>
      <w:rFonts w:ascii="Segoe UI" w:eastAsia="Calibri" w:hAnsi="Segoe UI" w:cs="Segoe UI"/>
      <w:sz w:val="18"/>
      <w:szCs w:val="18"/>
    </w:rPr>
  </w:style>
  <w:style w:type="paragraph" w:customStyle="1" w:styleId="Default">
    <w:name w:val="Default"/>
    <w:rsid w:val="000A6FB5"/>
    <w:pPr>
      <w:widowControl/>
      <w:adjustRightInd w:val="0"/>
    </w:pPr>
    <w:rPr>
      <w:rFonts w:ascii="Calibri" w:hAnsi="Calibri" w:cs="Calibri"/>
      <w:color w:val="000000"/>
      <w:sz w:val="24"/>
      <w:szCs w:val="24"/>
    </w:rPr>
  </w:style>
  <w:style w:type="numbering" w:customStyle="1" w:styleId="NoList1">
    <w:name w:val="No List1"/>
    <w:next w:val="Geenlijst"/>
    <w:uiPriority w:val="99"/>
    <w:semiHidden/>
    <w:unhideWhenUsed/>
    <w:rsid w:val="00620228"/>
  </w:style>
  <w:style w:type="character" w:customStyle="1" w:styleId="Kop1Char">
    <w:name w:val="Kop 1 Char"/>
    <w:basedOn w:val="Standaardalinea-lettertype"/>
    <w:link w:val="Kop1"/>
    <w:uiPriority w:val="9"/>
    <w:rsid w:val="00620228"/>
    <w:rPr>
      <w:rFonts w:ascii="Calibri" w:eastAsia="Calibri" w:hAnsi="Calibri" w:cs="Calibri"/>
      <w:b/>
      <w:bCs/>
      <w:sz w:val="29"/>
      <w:szCs w:val="29"/>
    </w:rPr>
  </w:style>
  <w:style w:type="character" w:customStyle="1" w:styleId="Kop2Char">
    <w:name w:val="Kop 2 Char"/>
    <w:basedOn w:val="Standaardalinea-lettertype"/>
    <w:link w:val="Kop2"/>
    <w:uiPriority w:val="9"/>
    <w:rsid w:val="00620228"/>
    <w:rPr>
      <w:rFonts w:ascii="Calibri" w:eastAsia="Calibri" w:hAnsi="Calibri" w:cs="Calibri"/>
      <w:b/>
      <w:bCs/>
      <w:sz w:val="26"/>
      <w:szCs w:val="26"/>
    </w:rPr>
  </w:style>
  <w:style w:type="character" w:customStyle="1" w:styleId="Kop3Char">
    <w:name w:val="Kop 3 Char"/>
    <w:basedOn w:val="Standaardalinea-lettertype"/>
    <w:link w:val="Kop3"/>
    <w:uiPriority w:val="9"/>
    <w:rsid w:val="00620228"/>
    <w:rPr>
      <w:rFonts w:ascii="Calibri" w:eastAsia="Calibri" w:hAnsi="Calibri" w:cs="Calibri"/>
      <w:b/>
      <w:bCs/>
      <w:sz w:val="28"/>
      <w:szCs w:val="24"/>
      <w:lang w:val="nl-BE"/>
    </w:rPr>
  </w:style>
  <w:style w:type="paragraph" w:styleId="Bloktekst">
    <w:name w:val="Block Text"/>
    <w:basedOn w:val="Standaard"/>
    <w:rsid w:val="00620228"/>
    <w:pPr>
      <w:widowControl/>
      <w:autoSpaceDE/>
      <w:autoSpaceDN/>
      <w:spacing w:before="60" w:after="60" w:line="288" w:lineRule="auto"/>
      <w:jc w:val="both"/>
    </w:pPr>
    <w:rPr>
      <w:rFonts w:ascii="Arial" w:eastAsia="Times New Roman" w:hAnsi="Arial" w:cs="Times New Roman"/>
      <w:sz w:val="20"/>
      <w:szCs w:val="20"/>
      <w:lang w:val="en-GB"/>
    </w:rPr>
  </w:style>
  <w:style w:type="paragraph" w:customStyle="1" w:styleId="Bullit">
    <w:name w:val="Bullit"/>
    <w:basedOn w:val="Standaard"/>
    <w:link w:val="BullitChar"/>
    <w:uiPriority w:val="99"/>
    <w:rsid w:val="00620228"/>
    <w:pPr>
      <w:widowControl/>
      <w:numPr>
        <w:numId w:val="18"/>
      </w:numPr>
      <w:autoSpaceDE/>
      <w:autoSpaceDN/>
      <w:jc w:val="both"/>
    </w:pPr>
    <w:rPr>
      <w:rFonts w:ascii="Garamond" w:eastAsia="Times New Roman" w:hAnsi="Garamond" w:cs="Times New Roman"/>
      <w:szCs w:val="20"/>
      <w:lang w:val="nl-NL" w:eastAsia="nl-NL"/>
    </w:rPr>
  </w:style>
  <w:style w:type="character" w:customStyle="1" w:styleId="BullitChar">
    <w:name w:val="Bullit Char"/>
    <w:link w:val="Bullit"/>
    <w:uiPriority w:val="99"/>
    <w:locked/>
    <w:rsid w:val="00620228"/>
    <w:rPr>
      <w:rFonts w:ascii="Garamond" w:eastAsia="Times New Roman" w:hAnsi="Garamond" w:cs="Times New Roman"/>
      <w:szCs w:val="20"/>
      <w:lang w:val="nl-NL" w:eastAsia="nl-NL"/>
    </w:rPr>
  </w:style>
  <w:style w:type="table" w:customStyle="1" w:styleId="TableGrid1">
    <w:name w:val="Table Grid1"/>
    <w:basedOn w:val="Standaardtabel"/>
    <w:next w:val="Tabelraster"/>
    <w:uiPriority w:val="39"/>
    <w:rsid w:val="00620228"/>
    <w:pPr>
      <w:widowControl/>
      <w:autoSpaceDE/>
      <w:autoSpaceDN/>
    </w:pPr>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Geenafstand"/>
    <w:link w:val="NoSpacingChar"/>
    <w:uiPriority w:val="1"/>
    <w:qFormat/>
    <w:rsid w:val="00620228"/>
    <w:pPr>
      <w:widowControl/>
      <w:autoSpaceDE/>
      <w:autoSpaceDN/>
    </w:pPr>
    <w:rPr>
      <w:rFonts w:eastAsia="Times New Roman"/>
      <w:lang w:val="nl-BE" w:eastAsia="nl-BE"/>
    </w:rPr>
  </w:style>
  <w:style w:type="character" w:customStyle="1" w:styleId="NoSpacingChar">
    <w:name w:val="No Spacing Char"/>
    <w:basedOn w:val="Standaardalinea-lettertype"/>
    <w:link w:val="NoSpacing1"/>
    <w:uiPriority w:val="1"/>
    <w:rsid w:val="00620228"/>
    <w:rPr>
      <w:rFonts w:eastAsia="Times New Roman"/>
      <w:lang w:eastAsia="nl-BE"/>
    </w:rPr>
  </w:style>
  <w:style w:type="paragraph" w:styleId="Geenafstand">
    <w:name w:val="No Spacing"/>
    <w:uiPriority w:val="1"/>
    <w:qFormat/>
    <w:rsid w:val="00620228"/>
    <w:rPr>
      <w:rFonts w:ascii="Calibri" w:eastAsia="Calibri" w:hAnsi="Calibri" w:cs="Calibri"/>
    </w:rPr>
  </w:style>
  <w:style w:type="character" w:styleId="GevolgdeHyperlink">
    <w:name w:val="FollowedHyperlink"/>
    <w:basedOn w:val="Standaardalinea-lettertype"/>
    <w:uiPriority w:val="99"/>
    <w:semiHidden/>
    <w:unhideWhenUsed/>
    <w:rsid w:val="00A22CA3"/>
    <w:rPr>
      <w:color w:val="800080" w:themeColor="followedHyperlink"/>
      <w:u w:val="single"/>
    </w:rPr>
  </w:style>
  <w:style w:type="character" w:customStyle="1" w:styleId="normaltextrun">
    <w:name w:val="normaltextrun"/>
    <w:basedOn w:val="Standaardalinea-lettertype"/>
    <w:rsid w:val="00217F73"/>
  </w:style>
  <w:style w:type="character" w:customStyle="1" w:styleId="cui-groupbody">
    <w:name w:val="cui-groupbody"/>
    <w:basedOn w:val="Standaardalinea-lettertype"/>
    <w:rsid w:val="00B85D3B"/>
  </w:style>
  <w:style w:type="character" w:styleId="Onopgelostemelding">
    <w:name w:val="Unresolved Mention"/>
    <w:basedOn w:val="Standaardalinea-lettertype"/>
    <w:uiPriority w:val="99"/>
    <w:semiHidden/>
    <w:unhideWhenUsed/>
    <w:rsid w:val="00EA0A6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16157">
      <w:bodyDiv w:val="1"/>
      <w:marLeft w:val="0"/>
      <w:marRight w:val="0"/>
      <w:marTop w:val="0"/>
      <w:marBottom w:val="0"/>
      <w:divBdr>
        <w:top w:val="none" w:sz="0" w:space="0" w:color="auto"/>
        <w:left w:val="none" w:sz="0" w:space="0" w:color="auto"/>
        <w:bottom w:val="none" w:sz="0" w:space="0" w:color="auto"/>
        <w:right w:val="none" w:sz="0" w:space="0" w:color="auto"/>
      </w:divBdr>
    </w:div>
    <w:div w:id="78260924">
      <w:bodyDiv w:val="1"/>
      <w:marLeft w:val="0"/>
      <w:marRight w:val="0"/>
      <w:marTop w:val="0"/>
      <w:marBottom w:val="0"/>
      <w:divBdr>
        <w:top w:val="none" w:sz="0" w:space="0" w:color="auto"/>
        <w:left w:val="none" w:sz="0" w:space="0" w:color="auto"/>
        <w:bottom w:val="none" w:sz="0" w:space="0" w:color="auto"/>
        <w:right w:val="none" w:sz="0" w:space="0" w:color="auto"/>
      </w:divBdr>
      <w:divsChild>
        <w:div w:id="67583167">
          <w:marLeft w:val="274"/>
          <w:marRight w:val="0"/>
          <w:marTop w:val="0"/>
          <w:marBottom w:val="0"/>
          <w:divBdr>
            <w:top w:val="none" w:sz="0" w:space="0" w:color="auto"/>
            <w:left w:val="none" w:sz="0" w:space="0" w:color="auto"/>
            <w:bottom w:val="none" w:sz="0" w:space="0" w:color="auto"/>
            <w:right w:val="none" w:sz="0" w:space="0" w:color="auto"/>
          </w:divBdr>
        </w:div>
        <w:div w:id="212812957">
          <w:marLeft w:val="274"/>
          <w:marRight w:val="0"/>
          <w:marTop w:val="0"/>
          <w:marBottom w:val="0"/>
          <w:divBdr>
            <w:top w:val="none" w:sz="0" w:space="0" w:color="auto"/>
            <w:left w:val="none" w:sz="0" w:space="0" w:color="auto"/>
            <w:bottom w:val="none" w:sz="0" w:space="0" w:color="auto"/>
            <w:right w:val="none" w:sz="0" w:space="0" w:color="auto"/>
          </w:divBdr>
        </w:div>
        <w:div w:id="216936153">
          <w:marLeft w:val="274"/>
          <w:marRight w:val="0"/>
          <w:marTop w:val="0"/>
          <w:marBottom w:val="0"/>
          <w:divBdr>
            <w:top w:val="none" w:sz="0" w:space="0" w:color="auto"/>
            <w:left w:val="none" w:sz="0" w:space="0" w:color="auto"/>
            <w:bottom w:val="none" w:sz="0" w:space="0" w:color="auto"/>
            <w:right w:val="none" w:sz="0" w:space="0" w:color="auto"/>
          </w:divBdr>
        </w:div>
        <w:div w:id="369185404">
          <w:marLeft w:val="274"/>
          <w:marRight w:val="0"/>
          <w:marTop w:val="0"/>
          <w:marBottom w:val="0"/>
          <w:divBdr>
            <w:top w:val="none" w:sz="0" w:space="0" w:color="auto"/>
            <w:left w:val="none" w:sz="0" w:space="0" w:color="auto"/>
            <w:bottom w:val="none" w:sz="0" w:space="0" w:color="auto"/>
            <w:right w:val="none" w:sz="0" w:space="0" w:color="auto"/>
          </w:divBdr>
        </w:div>
        <w:div w:id="396324178">
          <w:marLeft w:val="274"/>
          <w:marRight w:val="0"/>
          <w:marTop w:val="0"/>
          <w:marBottom w:val="0"/>
          <w:divBdr>
            <w:top w:val="none" w:sz="0" w:space="0" w:color="auto"/>
            <w:left w:val="none" w:sz="0" w:space="0" w:color="auto"/>
            <w:bottom w:val="none" w:sz="0" w:space="0" w:color="auto"/>
            <w:right w:val="none" w:sz="0" w:space="0" w:color="auto"/>
          </w:divBdr>
        </w:div>
        <w:div w:id="821192503">
          <w:marLeft w:val="274"/>
          <w:marRight w:val="0"/>
          <w:marTop w:val="0"/>
          <w:marBottom w:val="0"/>
          <w:divBdr>
            <w:top w:val="none" w:sz="0" w:space="0" w:color="auto"/>
            <w:left w:val="none" w:sz="0" w:space="0" w:color="auto"/>
            <w:bottom w:val="none" w:sz="0" w:space="0" w:color="auto"/>
            <w:right w:val="none" w:sz="0" w:space="0" w:color="auto"/>
          </w:divBdr>
        </w:div>
        <w:div w:id="863783260">
          <w:marLeft w:val="274"/>
          <w:marRight w:val="0"/>
          <w:marTop w:val="0"/>
          <w:marBottom w:val="0"/>
          <w:divBdr>
            <w:top w:val="none" w:sz="0" w:space="0" w:color="auto"/>
            <w:left w:val="none" w:sz="0" w:space="0" w:color="auto"/>
            <w:bottom w:val="none" w:sz="0" w:space="0" w:color="auto"/>
            <w:right w:val="none" w:sz="0" w:space="0" w:color="auto"/>
          </w:divBdr>
        </w:div>
        <w:div w:id="971787158">
          <w:marLeft w:val="274"/>
          <w:marRight w:val="0"/>
          <w:marTop w:val="0"/>
          <w:marBottom w:val="0"/>
          <w:divBdr>
            <w:top w:val="none" w:sz="0" w:space="0" w:color="auto"/>
            <w:left w:val="none" w:sz="0" w:space="0" w:color="auto"/>
            <w:bottom w:val="none" w:sz="0" w:space="0" w:color="auto"/>
            <w:right w:val="none" w:sz="0" w:space="0" w:color="auto"/>
          </w:divBdr>
        </w:div>
        <w:div w:id="1444838561">
          <w:marLeft w:val="274"/>
          <w:marRight w:val="0"/>
          <w:marTop w:val="0"/>
          <w:marBottom w:val="0"/>
          <w:divBdr>
            <w:top w:val="none" w:sz="0" w:space="0" w:color="auto"/>
            <w:left w:val="none" w:sz="0" w:space="0" w:color="auto"/>
            <w:bottom w:val="none" w:sz="0" w:space="0" w:color="auto"/>
            <w:right w:val="none" w:sz="0" w:space="0" w:color="auto"/>
          </w:divBdr>
        </w:div>
        <w:div w:id="1562011030">
          <w:marLeft w:val="274"/>
          <w:marRight w:val="0"/>
          <w:marTop w:val="0"/>
          <w:marBottom w:val="0"/>
          <w:divBdr>
            <w:top w:val="none" w:sz="0" w:space="0" w:color="auto"/>
            <w:left w:val="none" w:sz="0" w:space="0" w:color="auto"/>
            <w:bottom w:val="none" w:sz="0" w:space="0" w:color="auto"/>
            <w:right w:val="none" w:sz="0" w:space="0" w:color="auto"/>
          </w:divBdr>
        </w:div>
        <w:div w:id="1914928114">
          <w:marLeft w:val="274"/>
          <w:marRight w:val="0"/>
          <w:marTop w:val="0"/>
          <w:marBottom w:val="0"/>
          <w:divBdr>
            <w:top w:val="none" w:sz="0" w:space="0" w:color="auto"/>
            <w:left w:val="none" w:sz="0" w:space="0" w:color="auto"/>
            <w:bottom w:val="none" w:sz="0" w:space="0" w:color="auto"/>
            <w:right w:val="none" w:sz="0" w:space="0" w:color="auto"/>
          </w:divBdr>
        </w:div>
        <w:div w:id="2090610937">
          <w:marLeft w:val="274"/>
          <w:marRight w:val="0"/>
          <w:marTop w:val="0"/>
          <w:marBottom w:val="0"/>
          <w:divBdr>
            <w:top w:val="none" w:sz="0" w:space="0" w:color="auto"/>
            <w:left w:val="none" w:sz="0" w:space="0" w:color="auto"/>
            <w:bottom w:val="none" w:sz="0" w:space="0" w:color="auto"/>
            <w:right w:val="none" w:sz="0" w:space="0" w:color="auto"/>
          </w:divBdr>
        </w:div>
      </w:divsChild>
    </w:div>
    <w:div w:id="256406488">
      <w:bodyDiv w:val="1"/>
      <w:marLeft w:val="0"/>
      <w:marRight w:val="0"/>
      <w:marTop w:val="0"/>
      <w:marBottom w:val="0"/>
      <w:divBdr>
        <w:top w:val="none" w:sz="0" w:space="0" w:color="auto"/>
        <w:left w:val="none" w:sz="0" w:space="0" w:color="auto"/>
        <w:bottom w:val="none" w:sz="0" w:space="0" w:color="auto"/>
        <w:right w:val="none" w:sz="0" w:space="0" w:color="auto"/>
      </w:divBdr>
    </w:div>
    <w:div w:id="267276559">
      <w:bodyDiv w:val="1"/>
      <w:marLeft w:val="0"/>
      <w:marRight w:val="0"/>
      <w:marTop w:val="0"/>
      <w:marBottom w:val="0"/>
      <w:divBdr>
        <w:top w:val="none" w:sz="0" w:space="0" w:color="auto"/>
        <w:left w:val="none" w:sz="0" w:space="0" w:color="auto"/>
        <w:bottom w:val="none" w:sz="0" w:space="0" w:color="auto"/>
        <w:right w:val="none" w:sz="0" w:space="0" w:color="auto"/>
      </w:divBdr>
      <w:divsChild>
        <w:div w:id="76633952">
          <w:marLeft w:val="0"/>
          <w:marRight w:val="0"/>
          <w:marTop w:val="0"/>
          <w:marBottom w:val="0"/>
          <w:divBdr>
            <w:top w:val="none" w:sz="0" w:space="0" w:color="auto"/>
            <w:left w:val="none" w:sz="0" w:space="0" w:color="auto"/>
            <w:bottom w:val="none" w:sz="0" w:space="0" w:color="auto"/>
            <w:right w:val="none" w:sz="0" w:space="0" w:color="auto"/>
          </w:divBdr>
        </w:div>
      </w:divsChild>
    </w:div>
    <w:div w:id="277446279">
      <w:bodyDiv w:val="1"/>
      <w:marLeft w:val="0"/>
      <w:marRight w:val="0"/>
      <w:marTop w:val="0"/>
      <w:marBottom w:val="0"/>
      <w:divBdr>
        <w:top w:val="none" w:sz="0" w:space="0" w:color="auto"/>
        <w:left w:val="none" w:sz="0" w:space="0" w:color="auto"/>
        <w:bottom w:val="none" w:sz="0" w:space="0" w:color="auto"/>
        <w:right w:val="none" w:sz="0" w:space="0" w:color="auto"/>
      </w:divBdr>
    </w:div>
    <w:div w:id="606543737">
      <w:bodyDiv w:val="1"/>
      <w:marLeft w:val="0"/>
      <w:marRight w:val="0"/>
      <w:marTop w:val="0"/>
      <w:marBottom w:val="0"/>
      <w:divBdr>
        <w:top w:val="none" w:sz="0" w:space="0" w:color="auto"/>
        <w:left w:val="none" w:sz="0" w:space="0" w:color="auto"/>
        <w:bottom w:val="none" w:sz="0" w:space="0" w:color="auto"/>
        <w:right w:val="none" w:sz="0" w:space="0" w:color="auto"/>
      </w:divBdr>
    </w:div>
    <w:div w:id="632054578">
      <w:bodyDiv w:val="1"/>
      <w:marLeft w:val="0"/>
      <w:marRight w:val="0"/>
      <w:marTop w:val="0"/>
      <w:marBottom w:val="0"/>
      <w:divBdr>
        <w:top w:val="none" w:sz="0" w:space="0" w:color="auto"/>
        <w:left w:val="none" w:sz="0" w:space="0" w:color="auto"/>
        <w:bottom w:val="none" w:sz="0" w:space="0" w:color="auto"/>
        <w:right w:val="none" w:sz="0" w:space="0" w:color="auto"/>
      </w:divBdr>
      <w:divsChild>
        <w:div w:id="362873027">
          <w:marLeft w:val="547"/>
          <w:marRight w:val="0"/>
          <w:marTop w:val="120"/>
          <w:marBottom w:val="120"/>
          <w:divBdr>
            <w:top w:val="none" w:sz="0" w:space="0" w:color="auto"/>
            <w:left w:val="none" w:sz="0" w:space="0" w:color="auto"/>
            <w:bottom w:val="none" w:sz="0" w:space="0" w:color="auto"/>
            <w:right w:val="none" w:sz="0" w:space="0" w:color="auto"/>
          </w:divBdr>
        </w:div>
        <w:div w:id="1534419535">
          <w:marLeft w:val="547"/>
          <w:marRight w:val="0"/>
          <w:marTop w:val="120"/>
          <w:marBottom w:val="120"/>
          <w:divBdr>
            <w:top w:val="none" w:sz="0" w:space="0" w:color="auto"/>
            <w:left w:val="none" w:sz="0" w:space="0" w:color="auto"/>
            <w:bottom w:val="none" w:sz="0" w:space="0" w:color="auto"/>
            <w:right w:val="none" w:sz="0" w:space="0" w:color="auto"/>
          </w:divBdr>
        </w:div>
        <w:div w:id="2092192615">
          <w:marLeft w:val="547"/>
          <w:marRight w:val="0"/>
          <w:marTop w:val="120"/>
          <w:marBottom w:val="120"/>
          <w:divBdr>
            <w:top w:val="none" w:sz="0" w:space="0" w:color="auto"/>
            <w:left w:val="none" w:sz="0" w:space="0" w:color="auto"/>
            <w:bottom w:val="none" w:sz="0" w:space="0" w:color="auto"/>
            <w:right w:val="none" w:sz="0" w:space="0" w:color="auto"/>
          </w:divBdr>
        </w:div>
      </w:divsChild>
    </w:div>
    <w:div w:id="797071457">
      <w:bodyDiv w:val="1"/>
      <w:marLeft w:val="0"/>
      <w:marRight w:val="0"/>
      <w:marTop w:val="0"/>
      <w:marBottom w:val="0"/>
      <w:divBdr>
        <w:top w:val="none" w:sz="0" w:space="0" w:color="auto"/>
        <w:left w:val="none" w:sz="0" w:space="0" w:color="auto"/>
        <w:bottom w:val="none" w:sz="0" w:space="0" w:color="auto"/>
        <w:right w:val="none" w:sz="0" w:space="0" w:color="auto"/>
      </w:divBdr>
      <w:divsChild>
        <w:div w:id="1040595319">
          <w:marLeft w:val="0"/>
          <w:marRight w:val="0"/>
          <w:marTop w:val="0"/>
          <w:marBottom w:val="0"/>
          <w:divBdr>
            <w:top w:val="none" w:sz="0" w:space="0" w:color="auto"/>
            <w:left w:val="none" w:sz="0" w:space="0" w:color="auto"/>
            <w:bottom w:val="none" w:sz="0" w:space="0" w:color="auto"/>
            <w:right w:val="none" w:sz="0" w:space="0" w:color="auto"/>
          </w:divBdr>
          <w:divsChild>
            <w:div w:id="463543253">
              <w:marLeft w:val="0"/>
              <w:marRight w:val="0"/>
              <w:marTop w:val="0"/>
              <w:marBottom w:val="0"/>
              <w:divBdr>
                <w:top w:val="none" w:sz="0" w:space="0" w:color="auto"/>
                <w:left w:val="none" w:sz="0" w:space="0" w:color="auto"/>
                <w:bottom w:val="none" w:sz="0" w:space="0" w:color="auto"/>
                <w:right w:val="none" w:sz="0" w:space="0" w:color="auto"/>
              </w:divBdr>
            </w:div>
          </w:divsChild>
        </w:div>
        <w:div w:id="1250584377">
          <w:marLeft w:val="0"/>
          <w:marRight w:val="0"/>
          <w:marTop w:val="0"/>
          <w:marBottom w:val="0"/>
          <w:divBdr>
            <w:top w:val="none" w:sz="0" w:space="0" w:color="auto"/>
            <w:left w:val="none" w:sz="0" w:space="0" w:color="auto"/>
            <w:bottom w:val="none" w:sz="0" w:space="0" w:color="auto"/>
            <w:right w:val="none" w:sz="0" w:space="0" w:color="auto"/>
          </w:divBdr>
          <w:divsChild>
            <w:div w:id="12074045">
              <w:marLeft w:val="0"/>
              <w:marRight w:val="0"/>
              <w:marTop w:val="0"/>
              <w:marBottom w:val="0"/>
              <w:divBdr>
                <w:top w:val="none" w:sz="0" w:space="0" w:color="auto"/>
                <w:left w:val="none" w:sz="0" w:space="0" w:color="auto"/>
                <w:bottom w:val="none" w:sz="0" w:space="0" w:color="auto"/>
                <w:right w:val="none" w:sz="0" w:space="0" w:color="auto"/>
              </w:divBdr>
            </w:div>
            <w:div w:id="258756173">
              <w:marLeft w:val="0"/>
              <w:marRight w:val="0"/>
              <w:marTop w:val="0"/>
              <w:marBottom w:val="0"/>
              <w:divBdr>
                <w:top w:val="none" w:sz="0" w:space="0" w:color="auto"/>
                <w:left w:val="none" w:sz="0" w:space="0" w:color="auto"/>
                <w:bottom w:val="none" w:sz="0" w:space="0" w:color="auto"/>
                <w:right w:val="none" w:sz="0" w:space="0" w:color="auto"/>
              </w:divBdr>
            </w:div>
          </w:divsChild>
        </w:div>
        <w:div w:id="1625188990">
          <w:marLeft w:val="0"/>
          <w:marRight w:val="0"/>
          <w:marTop w:val="0"/>
          <w:marBottom w:val="0"/>
          <w:divBdr>
            <w:top w:val="none" w:sz="0" w:space="0" w:color="auto"/>
            <w:left w:val="none" w:sz="0" w:space="0" w:color="auto"/>
            <w:bottom w:val="none" w:sz="0" w:space="0" w:color="auto"/>
            <w:right w:val="none" w:sz="0" w:space="0" w:color="auto"/>
          </w:divBdr>
          <w:divsChild>
            <w:div w:id="3210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2309">
      <w:bodyDiv w:val="1"/>
      <w:marLeft w:val="0"/>
      <w:marRight w:val="0"/>
      <w:marTop w:val="0"/>
      <w:marBottom w:val="0"/>
      <w:divBdr>
        <w:top w:val="none" w:sz="0" w:space="0" w:color="auto"/>
        <w:left w:val="none" w:sz="0" w:space="0" w:color="auto"/>
        <w:bottom w:val="none" w:sz="0" w:space="0" w:color="auto"/>
        <w:right w:val="none" w:sz="0" w:space="0" w:color="auto"/>
      </w:divBdr>
      <w:divsChild>
        <w:div w:id="1532255440">
          <w:marLeft w:val="547"/>
          <w:marRight w:val="0"/>
          <w:marTop w:val="120"/>
          <w:marBottom w:val="120"/>
          <w:divBdr>
            <w:top w:val="none" w:sz="0" w:space="0" w:color="auto"/>
            <w:left w:val="none" w:sz="0" w:space="0" w:color="auto"/>
            <w:bottom w:val="none" w:sz="0" w:space="0" w:color="auto"/>
            <w:right w:val="none" w:sz="0" w:space="0" w:color="auto"/>
          </w:divBdr>
        </w:div>
      </w:divsChild>
    </w:div>
    <w:div w:id="853567503">
      <w:bodyDiv w:val="1"/>
      <w:marLeft w:val="0"/>
      <w:marRight w:val="0"/>
      <w:marTop w:val="0"/>
      <w:marBottom w:val="0"/>
      <w:divBdr>
        <w:top w:val="none" w:sz="0" w:space="0" w:color="auto"/>
        <w:left w:val="none" w:sz="0" w:space="0" w:color="auto"/>
        <w:bottom w:val="none" w:sz="0" w:space="0" w:color="auto"/>
        <w:right w:val="none" w:sz="0" w:space="0" w:color="auto"/>
      </w:divBdr>
      <w:divsChild>
        <w:div w:id="513882641">
          <w:marLeft w:val="1166"/>
          <w:marRight w:val="0"/>
          <w:marTop w:val="0"/>
          <w:marBottom w:val="0"/>
          <w:divBdr>
            <w:top w:val="none" w:sz="0" w:space="0" w:color="auto"/>
            <w:left w:val="none" w:sz="0" w:space="0" w:color="auto"/>
            <w:bottom w:val="none" w:sz="0" w:space="0" w:color="auto"/>
            <w:right w:val="none" w:sz="0" w:space="0" w:color="auto"/>
          </w:divBdr>
        </w:div>
        <w:div w:id="686710315">
          <w:marLeft w:val="1166"/>
          <w:marRight w:val="0"/>
          <w:marTop w:val="0"/>
          <w:marBottom w:val="0"/>
          <w:divBdr>
            <w:top w:val="none" w:sz="0" w:space="0" w:color="auto"/>
            <w:left w:val="none" w:sz="0" w:space="0" w:color="auto"/>
            <w:bottom w:val="none" w:sz="0" w:space="0" w:color="auto"/>
            <w:right w:val="none" w:sz="0" w:space="0" w:color="auto"/>
          </w:divBdr>
        </w:div>
        <w:div w:id="896474361">
          <w:marLeft w:val="1166"/>
          <w:marRight w:val="0"/>
          <w:marTop w:val="0"/>
          <w:marBottom w:val="0"/>
          <w:divBdr>
            <w:top w:val="none" w:sz="0" w:space="0" w:color="auto"/>
            <w:left w:val="none" w:sz="0" w:space="0" w:color="auto"/>
            <w:bottom w:val="none" w:sz="0" w:space="0" w:color="auto"/>
            <w:right w:val="none" w:sz="0" w:space="0" w:color="auto"/>
          </w:divBdr>
        </w:div>
        <w:div w:id="1257787085">
          <w:marLeft w:val="1166"/>
          <w:marRight w:val="0"/>
          <w:marTop w:val="0"/>
          <w:marBottom w:val="0"/>
          <w:divBdr>
            <w:top w:val="none" w:sz="0" w:space="0" w:color="auto"/>
            <w:left w:val="none" w:sz="0" w:space="0" w:color="auto"/>
            <w:bottom w:val="none" w:sz="0" w:space="0" w:color="auto"/>
            <w:right w:val="none" w:sz="0" w:space="0" w:color="auto"/>
          </w:divBdr>
        </w:div>
        <w:div w:id="1357120500">
          <w:marLeft w:val="1166"/>
          <w:marRight w:val="0"/>
          <w:marTop w:val="0"/>
          <w:marBottom w:val="0"/>
          <w:divBdr>
            <w:top w:val="none" w:sz="0" w:space="0" w:color="auto"/>
            <w:left w:val="none" w:sz="0" w:space="0" w:color="auto"/>
            <w:bottom w:val="none" w:sz="0" w:space="0" w:color="auto"/>
            <w:right w:val="none" w:sz="0" w:space="0" w:color="auto"/>
          </w:divBdr>
        </w:div>
        <w:div w:id="1555701157">
          <w:marLeft w:val="1166"/>
          <w:marRight w:val="0"/>
          <w:marTop w:val="0"/>
          <w:marBottom w:val="0"/>
          <w:divBdr>
            <w:top w:val="none" w:sz="0" w:space="0" w:color="auto"/>
            <w:left w:val="none" w:sz="0" w:space="0" w:color="auto"/>
            <w:bottom w:val="none" w:sz="0" w:space="0" w:color="auto"/>
            <w:right w:val="none" w:sz="0" w:space="0" w:color="auto"/>
          </w:divBdr>
        </w:div>
        <w:div w:id="1889100650">
          <w:marLeft w:val="1166"/>
          <w:marRight w:val="0"/>
          <w:marTop w:val="0"/>
          <w:marBottom w:val="0"/>
          <w:divBdr>
            <w:top w:val="none" w:sz="0" w:space="0" w:color="auto"/>
            <w:left w:val="none" w:sz="0" w:space="0" w:color="auto"/>
            <w:bottom w:val="none" w:sz="0" w:space="0" w:color="auto"/>
            <w:right w:val="none" w:sz="0" w:space="0" w:color="auto"/>
          </w:divBdr>
        </w:div>
      </w:divsChild>
    </w:div>
    <w:div w:id="1492331970">
      <w:bodyDiv w:val="1"/>
      <w:marLeft w:val="0"/>
      <w:marRight w:val="0"/>
      <w:marTop w:val="0"/>
      <w:marBottom w:val="0"/>
      <w:divBdr>
        <w:top w:val="none" w:sz="0" w:space="0" w:color="auto"/>
        <w:left w:val="none" w:sz="0" w:space="0" w:color="auto"/>
        <w:bottom w:val="none" w:sz="0" w:space="0" w:color="auto"/>
        <w:right w:val="none" w:sz="0" w:space="0" w:color="auto"/>
      </w:divBdr>
      <w:divsChild>
        <w:div w:id="59670204">
          <w:marLeft w:val="562"/>
          <w:marRight w:val="0"/>
          <w:marTop w:val="0"/>
          <w:marBottom w:val="120"/>
          <w:divBdr>
            <w:top w:val="none" w:sz="0" w:space="0" w:color="auto"/>
            <w:left w:val="none" w:sz="0" w:space="0" w:color="auto"/>
            <w:bottom w:val="none" w:sz="0" w:space="0" w:color="auto"/>
            <w:right w:val="none" w:sz="0" w:space="0" w:color="auto"/>
          </w:divBdr>
        </w:div>
        <w:div w:id="127669424">
          <w:marLeft w:val="562"/>
          <w:marRight w:val="0"/>
          <w:marTop w:val="0"/>
          <w:marBottom w:val="120"/>
          <w:divBdr>
            <w:top w:val="none" w:sz="0" w:space="0" w:color="auto"/>
            <w:left w:val="none" w:sz="0" w:space="0" w:color="auto"/>
            <w:bottom w:val="none" w:sz="0" w:space="0" w:color="auto"/>
            <w:right w:val="none" w:sz="0" w:space="0" w:color="auto"/>
          </w:divBdr>
        </w:div>
        <w:div w:id="134689869">
          <w:marLeft w:val="562"/>
          <w:marRight w:val="0"/>
          <w:marTop w:val="0"/>
          <w:marBottom w:val="120"/>
          <w:divBdr>
            <w:top w:val="none" w:sz="0" w:space="0" w:color="auto"/>
            <w:left w:val="none" w:sz="0" w:space="0" w:color="auto"/>
            <w:bottom w:val="none" w:sz="0" w:space="0" w:color="auto"/>
            <w:right w:val="none" w:sz="0" w:space="0" w:color="auto"/>
          </w:divBdr>
        </w:div>
        <w:div w:id="335957776">
          <w:marLeft w:val="562"/>
          <w:marRight w:val="0"/>
          <w:marTop w:val="0"/>
          <w:marBottom w:val="120"/>
          <w:divBdr>
            <w:top w:val="none" w:sz="0" w:space="0" w:color="auto"/>
            <w:left w:val="none" w:sz="0" w:space="0" w:color="auto"/>
            <w:bottom w:val="none" w:sz="0" w:space="0" w:color="auto"/>
            <w:right w:val="none" w:sz="0" w:space="0" w:color="auto"/>
          </w:divBdr>
        </w:div>
        <w:div w:id="751976218">
          <w:marLeft w:val="562"/>
          <w:marRight w:val="0"/>
          <w:marTop w:val="0"/>
          <w:marBottom w:val="120"/>
          <w:divBdr>
            <w:top w:val="none" w:sz="0" w:space="0" w:color="auto"/>
            <w:left w:val="none" w:sz="0" w:space="0" w:color="auto"/>
            <w:bottom w:val="none" w:sz="0" w:space="0" w:color="auto"/>
            <w:right w:val="none" w:sz="0" w:space="0" w:color="auto"/>
          </w:divBdr>
        </w:div>
        <w:div w:id="987199906">
          <w:marLeft w:val="562"/>
          <w:marRight w:val="0"/>
          <w:marTop w:val="0"/>
          <w:marBottom w:val="120"/>
          <w:divBdr>
            <w:top w:val="none" w:sz="0" w:space="0" w:color="auto"/>
            <w:left w:val="none" w:sz="0" w:space="0" w:color="auto"/>
            <w:bottom w:val="none" w:sz="0" w:space="0" w:color="auto"/>
            <w:right w:val="none" w:sz="0" w:space="0" w:color="auto"/>
          </w:divBdr>
        </w:div>
        <w:div w:id="1152792004">
          <w:marLeft w:val="562"/>
          <w:marRight w:val="0"/>
          <w:marTop w:val="0"/>
          <w:marBottom w:val="120"/>
          <w:divBdr>
            <w:top w:val="none" w:sz="0" w:space="0" w:color="auto"/>
            <w:left w:val="none" w:sz="0" w:space="0" w:color="auto"/>
            <w:bottom w:val="none" w:sz="0" w:space="0" w:color="auto"/>
            <w:right w:val="none" w:sz="0" w:space="0" w:color="auto"/>
          </w:divBdr>
        </w:div>
        <w:div w:id="1876965594">
          <w:marLeft w:val="562"/>
          <w:marRight w:val="0"/>
          <w:marTop w:val="0"/>
          <w:marBottom w:val="120"/>
          <w:divBdr>
            <w:top w:val="none" w:sz="0" w:space="0" w:color="auto"/>
            <w:left w:val="none" w:sz="0" w:space="0" w:color="auto"/>
            <w:bottom w:val="none" w:sz="0" w:space="0" w:color="auto"/>
            <w:right w:val="none" w:sz="0" w:space="0" w:color="auto"/>
          </w:divBdr>
        </w:div>
        <w:div w:id="1902980325">
          <w:marLeft w:val="562"/>
          <w:marRight w:val="0"/>
          <w:marTop w:val="0"/>
          <w:marBottom w:val="120"/>
          <w:divBdr>
            <w:top w:val="none" w:sz="0" w:space="0" w:color="auto"/>
            <w:left w:val="none" w:sz="0" w:space="0" w:color="auto"/>
            <w:bottom w:val="none" w:sz="0" w:space="0" w:color="auto"/>
            <w:right w:val="none" w:sz="0" w:space="0" w:color="auto"/>
          </w:divBdr>
        </w:div>
      </w:divsChild>
    </w:div>
    <w:div w:id="1733769030">
      <w:bodyDiv w:val="1"/>
      <w:marLeft w:val="0"/>
      <w:marRight w:val="0"/>
      <w:marTop w:val="0"/>
      <w:marBottom w:val="0"/>
      <w:divBdr>
        <w:top w:val="none" w:sz="0" w:space="0" w:color="auto"/>
        <w:left w:val="none" w:sz="0" w:space="0" w:color="auto"/>
        <w:bottom w:val="none" w:sz="0" w:space="0" w:color="auto"/>
        <w:right w:val="none" w:sz="0" w:space="0" w:color="auto"/>
      </w:divBdr>
      <w:divsChild>
        <w:div w:id="160975636">
          <w:marLeft w:val="0"/>
          <w:marRight w:val="0"/>
          <w:marTop w:val="0"/>
          <w:marBottom w:val="0"/>
          <w:divBdr>
            <w:top w:val="none" w:sz="0" w:space="0" w:color="auto"/>
            <w:left w:val="none" w:sz="0" w:space="0" w:color="auto"/>
            <w:bottom w:val="none" w:sz="0" w:space="0" w:color="auto"/>
            <w:right w:val="none" w:sz="0" w:space="0" w:color="auto"/>
          </w:divBdr>
        </w:div>
      </w:divsChild>
    </w:div>
    <w:div w:id="1758359227">
      <w:bodyDiv w:val="1"/>
      <w:marLeft w:val="0"/>
      <w:marRight w:val="0"/>
      <w:marTop w:val="0"/>
      <w:marBottom w:val="0"/>
      <w:divBdr>
        <w:top w:val="none" w:sz="0" w:space="0" w:color="auto"/>
        <w:left w:val="none" w:sz="0" w:space="0" w:color="auto"/>
        <w:bottom w:val="none" w:sz="0" w:space="0" w:color="auto"/>
        <w:right w:val="none" w:sz="0" w:space="0" w:color="auto"/>
      </w:divBdr>
      <w:divsChild>
        <w:div w:id="544559633">
          <w:marLeft w:val="0"/>
          <w:marRight w:val="0"/>
          <w:marTop w:val="0"/>
          <w:marBottom w:val="0"/>
          <w:divBdr>
            <w:top w:val="none" w:sz="0" w:space="0" w:color="auto"/>
            <w:left w:val="none" w:sz="0" w:space="0" w:color="auto"/>
            <w:bottom w:val="none" w:sz="0" w:space="0" w:color="auto"/>
            <w:right w:val="none" w:sz="0" w:space="0" w:color="auto"/>
          </w:divBdr>
        </w:div>
      </w:divsChild>
    </w:div>
    <w:div w:id="1777093190">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sChild>
        <w:div w:id="2021740339">
          <w:marLeft w:val="1166"/>
          <w:marRight w:val="0"/>
          <w:marTop w:val="0"/>
          <w:marBottom w:val="0"/>
          <w:divBdr>
            <w:top w:val="none" w:sz="0" w:space="0" w:color="auto"/>
            <w:left w:val="none" w:sz="0" w:space="0" w:color="auto"/>
            <w:bottom w:val="none" w:sz="0" w:space="0" w:color="auto"/>
            <w:right w:val="none" w:sz="0" w:space="0" w:color="auto"/>
          </w:divBdr>
        </w:div>
      </w:divsChild>
    </w:div>
    <w:div w:id="1805922884">
      <w:bodyDiv w:val="1"/>
      <w:marLeft w:val="0"/>
      <w:marRight w:val="0"/>
      <w:marTop w:val="0"/>
      <w:marBottom w:val="0"/>
      <w:divBdr>
        <w:top w:val="none" w:sz="0" w:space="0" w:color="auto"/>
        <w:left w:val="none" w:sz="0" w:space="0" w:color="auto"/>
        <w:bottom w:val="none" w:sz="0" w:space="0" w:color="auto"/>
        <w:right w:val="none" w:sz="0" w:space="0" w:color="auto"/>
      </w:divBdr>
    </w:div>
    <w:div w:id="2064979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vlaanderen.be/informatievlaanderen" TargetMode="External"/><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informatie.vlaanderen@vlaanderen.b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informatie.vlaanderen@vlaanderen.be" TargetMode="External"/><Relationship Id="rId28" Type="http://schemas.openxmlformats.org/officeDocument/2006/relationships/image" Target="media/image11.emf"/><Relationship Id="rId10" Type="http://schemas.openxmlformats.org/officeDocument/2006/relationships/endnotes" Target="endnotes.xml"/><Relationship Id="rId19" Type="http://schemas.openxmlformats.org/officeDocument/2006/relationships/header" Target="header1.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image" Target="media/image10.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295d4b4e-86ec-4d95-8040-ec51c8007493">
      <UserInfo>
        <DisplayName>Cumps David</DisplayName>
        <AccountId>326</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5E6A992C3F584E9B9EE8DBA11D9CD0" ma:contentTypeVersion="12" ma:contentTypeDescription="Een nieuw document maken." ma:contentTypeScope="" ma:versionID="846e9f72ee8639be3cfb601cde9d36d7">
  <xsd:schema xmlns:xsd="http://www.w3.org/2001/XMLSchema" xmlns:xs="http://www.w3.org/2001/XMLSchema" xmlns:p="http://schemas.microsoft.com/office/2006/metadata/properties" xmlns:ns2="7b058369-ebea-4acd-a3d5-e768979221f3" xmlns:ns3="295d4b4e-86ec-4d95-8040-ec51c8007493" targetNamespace="http://schemas.microsoft.com/office/2006/metadata/properties" ma:root="true" ma:fieldsID="e5e4b072aa7b99f79216416a8bd13115" ns2:_="" ns3:_="">
    <xsd:import namespace="7b058369-ebea-4acd-a3d5-e768979221f3"/>
    <xsd:import namespace="295d4b4e-86ec-4d95-8040-ec51c80074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58369-ebea-4acd-a3d5-e76897922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5d4b4e-86ec-4d95-8040-ec51c8007493"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6336C-5BB0-4EE1-A3CB-B7272DD3B58A}">
  <ds:schemaRefs>
    <ds:schemaRef ds:uri="http://schemas.microsoft.com/sharepoint/v3/contenttype/forms"/>
  </ds:schemaRefs>
</ds:datastoreItem>
</file>

<file path=customXml/itemProps2.xml><?xml version="1.0" encoding="utf-8"?>
<ds:datastoreItem xmlns:ds="http://schemas.openxmlformats.org/officeDocument/2006/customXml" ds:itemID="{33D95FE1-74B1-42E3-8437-1BFF7FB8F726}">
  <ds:schemaRefs>
    <ds:schemaRef ds:uri="http://purl.org/dc/terms/"/>
    <ds:schemaRef ds:uri="http://purl.org/dc/elements/1.1/"/>
    <ds:schemaRef ds:uri="http://schemas.openxmlformats.org/package/2006/metadata/core-properties"/>
    <ds:schemaRef ds:uri="http://schemas.microsoft.com/office/2006/documentManagement/types"/>
    <ds:schemaRef ds:uri="http://purl.org/dc/dcmitype/"/>
    <ds:schemaRef ds:uri="295d4b4e-86ec-4d95-8040-ec51c8007493"/>
    <ds:schemaRef ds:uri="http://schemas.microsoft.com/office/2006/metadata/properties"/>
    <ds:schemaRef ds:uri="http://schemas.microsoft.com/office/infopath/2007/PartnerControls"/>
    <ds:schemaRef ds:uri="7b058369-ebea-4acd-a3d5-e768979221f3"/>
    <ds:schemaRef ds:uri="http://www.w3.org/XML/1998/namespace"/>
  </ds:schemaRefs>
</ds:datastoreItem>
</file>

<file path=customXml/itemProps3.xml><?xml version="1.0" encoding="utf-8"?>
<ds:datastoreItem xmlns:ds="http://schemas.openxmlformats.org/officeDocument/2006/customXml" ds:itemID="{26DE2CAF-FB5E-4121-A83E-0B6DFEFF2E32}"/>
</file>

<file path=customXml/itemProps4.xml><?xml version="1.0" encoding="utf-8"?>
<ds:datastoreItem xmlns:ds="http://schemas.openxmlformats.org/officeDocument/2006/customXml" ds:itemID="{F5F00176-A188-4CB5-9606-32BB3809F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35</Pages>
  <Words>8930</Words>
  <Characters>49115</Characters>
  <Application>Microsoft Office Word</Application>
  <DocSecurity>0</DocSecurity>
  <Lines>409</Lines>
  <Paragraphs>115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PricewaterhouseCoopers</Company>
  <LinksUpToDate>false</LinksUpToDate>
  <CharactersWithSpaces>57930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Scheerlinck</dc:creator>
  <cp:keywords/>
  <dc:description/>
  <cp:lastModifiedBy>Beyaert Veerle</cp:lastModifiedBy>
  <cp:revision>3</cp:revision>
  <dcterms:created xsi:type="dcterms:W3CDTF">2019-01-14T16:03:00Z</dcterms:created>
  <dcterms:modified xsi:type="dcterms:W3CDTF">2019-01-15T10:07:00Z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2018-04-11T00:00:00Z</vt:filetime>
  </property>
  <property fmtid="{D5CDD505-2E9C-101B-9397-08002B2CF9AE}" pid="3" name="Creator">
    <vt:lpwstr>Microsoft® Word 2013</vt:lpwstr>
  </property>
  <property fmtid="{D5CDD505-2E9C-101B-9397-08002B2CF9AE}" pid="4" name="LastSaved">
    <vt:filetime>2018-07-04T00:00:00Z</vt:filetime>
  </property>
  <property fmtid="{D5CDD505-2E9C-101B-9397-08002B2CF9AE}" pid="5" name="ContentTypeId">
    <vt:lpwstr>0x0101008F5E6A992C3F584E9B9EE8DBA11D9CD0</vt:lpwstr>
  </property>
  <property fmtid="{D5CDD505-2E9C-101B-9397-08002B2CF9AE}" pid="6" name="AuthorIds_UIVersion_512">
    <vt:lpwstr>263</vt:lpwstr>
  </property>
</Properties>
</file>